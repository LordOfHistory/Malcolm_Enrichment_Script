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EA5F7" w14:textId="233142E1" w:rsidR="00014AFB" w:rsidRDefault="002A1E27">
      <w:r>
        <w:rPr>
          <w:noProof/>
        </w:rPr>
        <w:drawing>
          <wp:anchor distT="0" distB="0" distL="114300" distR="114300" simplePos="0" relativeHeight="251658240" behindDoc="0" locked="0" layoutInCell="1" allowOverlap="1" wp14:anchorId="638CDAF4" wp14:editId="72A67E44">
            <wp:simplePos x="0" y="0"/>
            <wp:positionH relativeFrom="page">
              <wp:align>right</wp:align>
            </wp:positionH>
            <wp:positionV relativeFrom="paragraph">
              <wp:posOffset>-900411</wp:posOffset>
            </wp:positionV>
            <wp:extent cx="7545491" cy="10672549"/>
            <wp:effectExtent l="0" t="0" r="0" b="0"/>
            <wp:wrapNone/>
            <wp:docPr id="847015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15519" name="Imagen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45491" cy="10672549"/>
                    </a:xfrm>
                    <a:prstGeom prst="rect">
                      <a:avLst/>
                    </a:prstGeom>
                    <a:noFill/>
                    <a:ln>
                      <a:noFill/>
                    </a:ln>
                  </pic:spPr>
                </pic:pic>
              </a:graphicData>
            </a:graphic>
            <wp14:sizeRelH relativeFrom="page">
              <wp14:pctWidth>0</wp14:pctWidth>
            </wp14:sizeRelH>
            <wp14:sizeRelV relativeFrom="page">
              <wp14:pctHeight>0</wp14:pctHeight>
            </wp14:sizeRelV>
          </wp:anchor>
        </w:drawing>
      </w:r>
      <w:r w:rsidR="00014AFB">
        <w:br w:type="page"/>
      </w:r>
    </w:p>
    <w:sdt>
      <w:sdtPr>
        <w:rPr>
          <w:rFonts w:asciiTheme="minorHAnsi" w:eastAsiaTheme="minorEastAsia" w:hAnsiTheme="minorHAnsi" w:cstheme="minorBidi"/>
          <w:caps w:val="0"/>
          <w:color w:val="auto"/>
          <w:spacing w:val="0"/>
          <w:sz w:val="24"/>
          <w:szCs w:val="24"/>
        </w:rPr>
        <w:id w:val="-1568646831"/>
        <w:docPartObj>
          <w:docPartGallery w:val="Table of Contents"/>
          <w:docPartUnique/>
        </w:docPartObj>
      </w:sdtPr>
      <w:sdtEndPr>
        <w:rPr>
          <w:b/>
          <w:bCs/>
          <w:sz w:val="20"/>
          <w:szCs w:val="20"/>
        </w:rPr>
      </w:sdtEndPr>
      <w:sdtContent>
        <w:p w14:paraId="5EB27E12" w14:textId="091DBB26" w:rsidR="00347F93" w:rsidRDefault="00347F93" w:rsidP="00347F93">
          <w:pPr>
            <w:pStyle w:val="Ttulo"/>
          </w:pPr>
          <w:r>
            <w:t>Índice</w:t>
          </w:r>
        </w:p>
        <w:p w14:paraId="1FD5269A" w14:textId="1BAF5498" w:rsidR="00413D97" w:rsidRDefault="00347F93">
          <w:pPr>
            <w:pStyle w:val="TDC1"/>
            <w:tabs>
              <w:tab w:val="left" w:pos="480"/>
              <w:tab w:val="right" w:leader="dot" w:pos="8494"/>
            </w:tabs>
            <w:rPr>
              <w:noProof/>
              <w:kern w:val="2"/>
              <w:sz w:val="24"/>
              <w:szCs w:val="24"/>
              <w:lang w:eastAsia="es-ES"/>
              <w14:ligatures w14:val="standardContextual"/>
            </w:rPr>
          </w:pPr>
          <w:r>
            <w:fldChar w:fldCharType="begin"/>
          </w:r>
          <w:r>
            <w:instrText xml:space="preserve"> TOC \o "1-3" \h \z \u </w:instrText>
          </w:r>
          <w:r>
            <w:fldChar w:fldCharType="separate"/>
          </w:r>
          <w:hyperlink w:anchor="_Toc179800970" w:history="1">
            <w:r w:rsidR="00413D97" w:rsidRPr="002C595F">
              <w:rPr>
                <w:rStyle w:val="Hipervnculo"/>
                <w:noProof/>
              </w:rPr>
              <w:t>1.</w:t>
            </w:r>
            <w:r w:rsidR="00413D97">
              <w:rPr>
                <w:noProof/>
                <w:kern w:val="2"/>
                <w:sz w:val="24"/>
                <w:szCs w:val="24"/>
                <w:lang w:eastAsia="es-ES"/>
                <w14:ligatures w14:val="standardContextual"/>
              </w:rPr>
              <w:tab/>
            </w:r>
            <w:r w:rsidR="00413D97" w:rsidRPr="002C595F">
              <w:rPr>
                <w:rStyle w:val="Hipervnculo"/>
                <w:noProof/>
              </w:rPr>
              <w:t>Instalación del script de enrequicimiento de datos</w:t>
            </w:r>
            <w:r w:rsidR="00413D97">
              <w:rPr>
                <w:noProof/>
                <w:webHidden/>
              </w:rPr>
              <w:tab/>
            </w:r>
            <w:r w:rsidR="00413D97">
              <w:rPr>
                <w:noProof/>
                <w:webHidden/>
              </w:rPr>
              <w:fldChar w:fldCharType="begin"/>
            </w:r>
            <w:r w:rsidR="00413D97">
              <w:rPr>
                <w:noProof/>
                <w:webHidden/>
              </w:rPr>
              <w:instrText xml:space="preserve"> PAGEREF _Toc179800970 \h </w:instrText>
            </w:r>
            <w:r w:rsidR="00413D97">
              <w:rPr>
                <w:noProof/>
                <w:webHidden/>
              </w:rPr>
            </w:r>
            <w:r w:rsidR="00413D97">
              <w:rPr>
                <w:noProof/>
                <w:webHidden/>
              </w:rPr>
              <w:fldChar w:fldCharType="separate"/>
            </w:r>
            <w:r w:rsidR="00413D97">
              <w:rPr>
                <w:noProof/>
                <w:webHidden/>
              </w:rPr>
              <w:t>3</w:t>
            </w:r>
            <w:r w:rsidR="00413D97">
              <w:rPr>
                <w:noProof/>
                <w:webHidden/>
              </w:rPr>
              <w:fldChar w:fldCharType="end"/>
            </w:r>
          </w:hyperlink>
        </w:p>
        <w:p w14:paraId="4F36A9E0" w14:textId="2096629D" w:rsidR="00413D97" w:rsidRDefault="00413D97">
          <w:pPr>
            <w:pStyle w:val="TDC3"/>
            <w:tabs>
              <w:tab w:val="right" w:leader="dot" w:pos="8494"/>
            </w:tabs>
            <w:rPr>
              <w:noProof/>
              <w:kern w:val="2"/>
              <w:sz w:val="24"/>
              <w:szCs w:val="24"/>
              <w:lang w:eastAsia="es-ES"/>
              <w14:ligatures w14:val="standardContextual"/>
            </w:rPr>
          </w:pPr>
          <w:hyperlink w:anchor="_Toc179800971" w:history="1">
            <w:r w:rsidRPr="002C595F">
              <w:rPr>
                <w:rStyle w:val="Hipervnculo"/>
                <w:noProof/>
              </w:rPr>
              <w:t>1.1 Instalación de Python 3.6.12</w:t>
            </w:r>
            <w:r>
              <w:rPr>
                <w:noProof/>
                <w:webHidden/>
              </w:rPr>
              <w:tab/>
            </w:r>
            <w:r>
              <w:rPr>
                <w:noProof/>
                <w:webHidden/>
              </w:rPr>
              <w:fldChar w:fldCharType="begin"/>
            </w:r>
            <w:r>
              <w:rPr>
                <w:noProof/>
                <w:webHidden/>
              </w:rPr>
              <w:instrText xml:space="preserve"> PAGEREF _Toc179800971 \h </w:instrText>
            </w:r>
            <w:r>
              <w:rPr>
                <w:noProof/>
                <w:webHidden/>
              </w:rPr>
            </w:r>
            <w:r>
              <w:rPr>
                <w:noProof/>
                <w:webHidden/>
              </w:rPr>
              <w:fldChar w:fldCharType="separate"/>
            </w:r>
            <w:r>
              <w:rPr>
                <w:noProof/>
                <w:webHidden/>
              </w:rPr>
              <w:t>3</w:t>
            </w:r>
            <w:r>
              <w:rPr>
                <w:noProof/>
                <w:webHidden/>
              </w:rPr>
              <w:fldChar w:fldCharType="end"/>
            </w:r>
          </w:hyperlink>
        </w:p>
        <w:p w14:paraId="7F1FDE99" w14:textId="3DBCAB87" w:rsidR="00413D97" w:rsidRDefault="00413D97">
          <w:pPr>
            <w:pStyle w:val="TDC3"/>
            <w:tabs>
              <w:tab w:val="right" w:leader="dot" w:pos="8494"/>
            </w:tabs>
            <w:rPr>
              <w:noProof/>
              <w:kern w:val="2"/>
              <w:sz w:val="24"/>
              <w:szCs w:val="24"/>
              <w:lang w:eastAsia="es-ES"/>
              <w14:ligatures w14:val="standardContextual"/>
            </w:rPr>
          </w:pPr>
          <w:hyperlink w:anchor="_Toc179800972" w:history="1">
            <w:r w:rsidRPr="002C595F">
              <w:rPr>
                <w:rStyle w:val="Hipervnculo"/>
                <w:noProof/>
              </w:rPr>
              <w:t>1.2 Creación del directorio</w:t>
            </w:r>
            <w:r>
              <w:rPr>
                <w:noProof/>
                <w:webHidden/>
              </w:rPr>
              <w:tab/>
            </w:r>
            <w:r>
              <w:rPr>
                <w:noProof/>
                <w:webHidden/>
              </w:rPr>
              <w:fldChar w:fldCharType="begin"/>
            </w:r>
            <w:r>
              <w:rPr>
                <w:noProof/>
                <w:webHidden/>
              </w:rPr>
              <w:instrText xml:space="preserve"> PAGEREF _Toc179800972 \h </w:instrText>
            </w:r>
            <w:r>
              <w:rPr>
                <w:noProof/>
                <w:webHidden/>
              </w:rPr>
            </w:r>
            <w:r>
              <w:rPr>
                <w:noProof/>
                <w:webHidden/>
              </w:rPr>
              <w:fldChar w:fldCharType="separate"/>
            </w:r>
            <w:r>
              <w:rPr>
                <w:noProof/>
                <w:webHidden/>
              </w:rPr>
              <w:t>4</w:t>
            </w:r>
            <w:r>
              <w:rPr>
                <w:noProof/>
                <w:webHidden/>
              </w:rPr>
              <w:fldChar w:fldCharType="end"/>
            </w:r>
          </w:hyperlink>
        </w:p>
        <w:p w14:paraId="04AB86D3" w14:textId="43646AAD" w:rsidR="00413D97" w:rsidRDefault="00A86396">
          <w:pPr>
            <w:pStyle w:val="TDC3"/>
            <w:tabs>
              <w:tab w:val="right" w:leader="dot" w:pos="8494"/>
            </w:tabs>
            <w:rPr>
              <w:noProof/>
              <w:kern w:val="2"/>
              <w:sz w:val="24"/>
              <w:szCs w:val="24"/>
              <w:lang w:eastAsia="es-ES"/>
              <w14:ligatures w14:val="standardContextual"/>
            </w:rPr>
          </w:pPr>
          <w:hyperlink w:anchor="_Toc179800973" w:history="1">
            <w:r w:rsidRPr="002C595F">
              <w:rPr>
                <w:rStyle w:val="Hipervnculo"/>
                <w:noProof/>
              </w:rPr>
              <w:t xml:space="preserve">1.3 </w:t>
            </w:r>
            <w:r w:rsidR="002926F7">
              <w:rPr>
                <w:rStyle w:val="Hipervnculo"/>
                <w:noProof/>
              </w:rPr>
              <w:t>I</w:t>
            </w:r>
            <w:r w:rsidRPr="002C595F">
              <w:rPr>
                <w:rStyle w:val="Hipervnculo"/>
                <w:noProof/>
              </w:rPr>
              <w:t>nstalación de dependencias</w:t>
            </w:r>
            <w:r w:rsidR="00413D97">
              <w:rPr>
                <w:noProof/>
                <w:webHidden/>
              </w:rPr>
              <w:tab/>
            </w:r>
            <w:r w:rsidR="00413D97">
              <w:rPr>
                <w:noProof/>
                <w:webHidden/>
              </w:rPr>
              <w:fldChar w:fldCharType="begin"/>
            </w:r>
            <w:r w:rsidR="00413D97">
              <w:rPr>
                <w:noProof/>
                <w:webHidden/>
              </w:rPr>
              <w:instrText xml:space="preserve"> PAGEREF _Toc179800973 \h </w:instrText>
            </w:r>
            <w:r w:rsidR="00413D97">
              <w:rPr>
                <w:noProof/>
                <w:webHidden/>
              </w:rPr>
            </w:r>
            <w:r w:rsidR="00413D97">
              <w:rPr>
                <w:noProof/>
                <w:webHidden/>
              </w:rPr>
              <w:fldChar w:fldCharType="separate"/>
            </w:r>
            <w:r w:rsidR="00413D97">
              <w:rPr>
                <w:noProof/>
                <w:webHidden/>
              </w:rPr>
              <w:t>4</w:t>
            </w:r>
            <w:r w:rsidR="00413D97">
              <w:rPr>
                <w:noProof/>
                <w:webHidden/>
              </w:rPr>
              <w:fldChar w:fldCharType="end"/>
            </w:r>
          </w:hyperlink>
        </w:p>
        <w:p w14:paraId="43600E37" w14:textId="5A3C0ACF" w:rsidR="00413D97" w:rsidRDefault="00A86396">
          <w:pPr>
            <w:pStyle w:val="TDC3"/>
            <w:tabs>
              <w:tab w:val="right" w:leader="dot" w:pos="8494"/>
            </w:tabs>
            <w:rPr>
              <w:noProof/>
              <w:kern w:val="2"/>
              <w:sz w:val="24"/>
              <w:szCs w:val="24"/>
              <w:lang w:eastAsia="es-ES"/>
              <w14:ligatures w14:val="standardContextual"/>
            </w:rPr>
          </w:pPr>
          <w:hyperlink w:anchor="_Toc179800974" w:history="1">
            <w:r w:rsidRPr="002C595F">
              <w:rPr>
                <w:rStyle w:val="Hipervnculo"/>
                <w:noProof/>
              </w:rPr>
              <w:t xml:space="preserve">1.4 </w:t>
            </w:r>
            <w:r w:rsidR="002926F7">
              <w:rPr>
                <w:rStyle w:val="Hipervnculo"/>
                <w:noProof/>
              </w:rPr>
              <w:t>C</w:t>
            </w:r>
            <w:r w:rsidRPr="002C595F">
              <w:rPr>
                <w:rStyle w:val="Hipervnculo"/>
                <w:noProof/>
              </w:rPr>
              <w:t>reación de token y etiquetas</w:t>
            </w:r>
            <w:r w:rsidR="00413D97">
              <w:rPr>
                <w:noProof/>
                <w:webHidden/>
              </w:rPr>
              <w:tab/>
            </w:r>
            <w:r w:rsidR="00413D97">
              <w:rPr>
                <w:noProof/>
                <w:webHidden/>
              </w:rPr>
              <w:fldChar w:fldCharType="begin"/>
            </w:r>
            <w:r w:rsidR="00413D97">
              <w:rPr>
                <w:noProof/>
                <w:webHidden/>
              </w:rPr>
              <w:instrText xml:space="preserve"> PAGEREF _Toc179800974 \h </w:instrText>
            </w:r>
            <w:r w:rsidR="00413D97">
              <w:rPr>
                <w:noProof/>
                <w:webHidden/>
              </w:rPr>
            </w:r>
            <w:r w:rsidR="00413D97">
              <w:rPr>
                <w:noProof/>
                <w:webHidden/>
              </w:rPr>
              <w:fldChar w:fldCharType="separate"/>
            </w:r>
            <w:r w:rsidR="00413D97">
              <w:rPr>
                <w:noProof/>
                <w:webHidden/>
              </w:rPr>
              <w:t>5</w:t>
            </w:r>
            <w:r w:rsidR="00413D97">
              <w:rPr>
                <w:noProof/>
                <w:webHidden/>
              </w:rPr>
              <w:fldChar w:fldCharType="end"/>
            </w:r>
          </w:hyperlink>
        </w:p>
        <w:p w14:paraId="570E2B59" w14:textId="21365BF1" w:rsidR="00413D97" w:rsidRDefault="00A86396">
          <w:pPr>
            <w:pStyle w:val="TDC3"/>
            <w:tabs>
              <w:tab w:val="right" w:leader="dot" w:pos="8494"/>
            </w:tabs>
            <w:rPr>
              <w:noProof/>
              <w:kern w:val="2"/>
              <w:sz w:val="24"/>
              <w:szCs w:val="24"/>
              <w:lang w:eastAsia="es-ES"/>
              <w14:ligatures w14:val="standardContextual"/>
            </w:rPr>
          </w:pPr>
          <w:hyperlink w:anchor="_Toc179800975" w:history="1">
            <w:r w:rsidRPr="002C595F">
              <w:rPr>
                <w:rStyle w:val="Hipervnculo"/>
                <w:noProof/>
              </w:rPr>
              <w:t xml:space="preserve">1.5 </w:t>
            </w:r>
            <w:r w:rsidR="002926F7">
              <w:rPr>
                <w:rStyle w:val="Hipervnculo"/>
                <w:noProof/>
              </w:rPr>
              <w:t>A</w:t>
            </w:r>
            <w:r w:rsidRPr="002C595F">
              <w:rPr>
                <w:rStyle w:val="Hipervnculo"/>
                <w:noProof/>
              </w:rPr>
              <w:t>rchivo config.ini</w:t>
            </w:r>
            <w:r w:rsidR="00413D97">
              <w:rPr>
                <w:noProof/>
                <w:webHidden/>
              </w:rPr>
              <w:tab/>
            </w:r>
            <w:r w:rsidR="00413D97">
              <w:rPr>
                <w:noProof/>
                <w:webHidden/>
              </w:rPr>
              <w:fldChar w:fldCharType="begin"/>
            </w:r>
            <w:r w:rsidR="00413D97">
              <w:rPr>
                <w:noProof/>
                <w:webHidden/>
              </w:rPr>
              <w:instrText xml:space="preserve"> PAGEREF _Toc179800975 \h </w:instrText>
            </w:r>
            <w:r w:rsidR="00413D97">
              <w:rPr>
                <w:noProof/>
                <w:webHidden/>
              </w:rPr>
            </w:r>
            <w:r w:rsidR="00413D97">
              <w:rPr>
                <w:noProof/>
                <w:webHidden/>
              </w:rPr>
              <w:fldChar w:fldCharType="separate"/>
            </w:r>
            <w:r w:rsidR="00413D97">
              <w:rPr>
                <w:noProof/>
                <w:webHidden/>
              </w:rPr>
              <w:t>6</w:t>
            </w:r>
            <w:r w:rsidR="00413D97">
              <w:rPr>
                <w:noProof/>
                <w:webHidden/>
              </w:rPr>
              <w:fldChar w:fldCharType="end"/>
            </w:r>
          </w:hyperlink>
        </w:p>
        <w:p w14:paraId="55A1C73A" w14:textId="58E50D96" w:rsidR="00413D97" w:rsidRDefault="00A86396">
          <w:pPr>
            <w:pStyle w:val="TDC3"/>
            <w:tabs>
              <w:tab w:val="right" w:leader="dot" w:pos="8494"/>
            </w:tabs>
            <w:rPr>
              <w:noProof/>
              <w:kern w:val="2"/>
              <w:sz w:val="24"/>
              <w:szCs w:val="24"/>
              <w:lang w:eastAsia="es-ES"/>
              <w14:ligatures w14:val="standardContextual"/>
            </w:rPr>
          </w:pPr>
          <w:hyperlink w:anchor="_Toc179800976" w:history="1">
            <w:r w:rsidRPr="002C595F">
              <w:rPr>
                <w:rStyle w:val="Hipervnculo"/>
                <w:noProof/>
              </w:rPr>
              <w:t xml:space="preserve">1.6 </w:t>
            </w:r>
            <w:r w:rsidR="002926F7">
              <w:rPr>
                <w:rStyle w:val="Hipervnculo"/>
                <w:noProof/>
              </w:rPr>
              <w:t>C</w:t>
            </w:r>
            <w:r w:rsidRPr="002C595F">
              <w:rPr>
                <w:rStyle w:val="Hipervnculo"/>
                <w:noProof/>
              </w:rPr>
              <w:t>rontab</w:t>
            </w:r>
            <w:r w:rsidR="00413D97">
              <w:rPr>
                <w:noProof/>
                <w:webHidden/>
              </w:rPr>
              <w:tab/>
            </w:r>
            <w:r w:rsidR="00413D97">
              <w:rPr>
                <w:noProof/>
                <w:webHidden/>
              </w:rPr>
              <w:fldChar w:fldCharType="begin"/>
            </w:r>
            <w:r w:rsidR="00413D97">
              <w:rPr>
                <w:noProof/>
                <w:webHidden/>
              </w:rPr>
              <w:instrText xml:space="preserve"> PAGEREF _Toc179800976 \h </w:instrText>
            </w:r>
            <w:r w:rsidR="00413D97">
              <w:rPr>
                <w:noProof/>
                <w:webHidden/>
              </w:rPr>
            </w:r>
            <w:r w:rsidR="00413D97">
              <w:rPr>
                <w:noProof/>
                <w:webHidden/>
              </w:rPr>
              <w:fldChar w:fldCharType="separate"/>
            </w:r>
            <w:r w:rsidR="00413D97">
              <w:rPr>
                <w:noProof/>
                <w:webHidden/>
              </w:rPr>
              <w:t>7</w:t>
            </w:r>
            <w:r w:rsidR="00413D97">
              <w:rPr>
                <w:noProof/>
                <w:webHidden/>
              </w:rPr>
              <w:fldChar w:fldCharType="end"/>
            </w:r>
          </w:hyperlink>
        </w:p>
        <w:p w14:paraId="009B5514" w14:textId="3A64EA5E" w:rsidR="00347F93" w:rsidRDefault="00347F93">
          <w:r>
            <w:rPr>
              <w:b/>
              <w:bCs/>
            </w:rPr>
            <w:fldChar w:fldCharType="end"/>
          </w:r>
        </w:p>
      </w:sdtContent>
    </w:sdt>
    <w:p w14:paraId="4285332F" w14:textId="54A14631" w:rsidR="00347F93" w:rsidRDefault="00347F93">
      <w:r>
        <w:br w:type="page"/>
      </w:r>
    </w:p>
    <w:p w14:paraId="25E4A9B7" w14:textId="0C2A6B32" w:rsidR="009C073A" w:rsidRDefault="002F70F5" w:rsidP="00AC7ABB">
      <w:pPr>
        <w:pStyle w:val="Ttulo"/>
        <w:jc w:val="left"/>
      </w:pPr>
      <w:r>
        <w:lastRenderedPageBreak/>
        <w:t xml:space="preserve">Malcolm: </w:t>
      </w:r>
      <w:r w:rsidR="00AC6309">
        <w:t>Additional Settings</w:t>
      </w:r>
    </w:p>
    <w:p w14:paraId="71876608" w14:textId="1BD112D2" w:rsidR="00B22D3F" w:rsidRPr="00B85303" w:rsidRDefault="00B85303" w:rsidP="00B85303">
      <w:pPr>
        <w:pStyle w:val="Subttulo"/>
        <w:jc w:val="left"/>
      </w:pPr>
      <w:r>
        <w:t xml:space="preserve">Alejandro Jorge Poyuelo || Claudia Crespo Castillo || </w:t>
      </w:r>
      <w:r>
        <w:br/>
        <w:t>José Manuel Candilejo Egea</w:t>
      </w:r>
    </w:p>
    <w:p w14:paraId="36D1DDE5" w14:textId="6564F310" w:rsidR="00C51CF7" w:rsidRPr="00DC4246" w:rsidRDefault="007C48B0" w:rsidP="003C2DEE">
      <w:pPr>
        <w:pStyle w:val="Ttulo1"/>
      </w:pPr>
      <w:bookmarkStart w:id="0" w:name="_Toc179800970"/>
      <w:r>
        <w:t>I</w:t>
      </w:r>
      <w:r w:rsidR="00B12F10">
        <w:t>nstalación del script de enr</w:t>
      </w:r>
      <w:r w:rsidR="00C63A28">
        <w:t>i</w:t>
      </w:r>
      <w:r w:rsidR="00B12F10">
        <w:t>quicimiento de datos</w:t>
      </w:r>
      <w:bookmarkEnd w:id="0"/>
    </w:p>
    <w:p w14:paraId="4973B23E" w14:textId="26DA3514" w:rsidR="00A13EF3" w:rsidRDefault="00176846" w:rsidP="00176846">
      <w:pPr>
        <w:pStyle w:val="Ttulo3"/>
      </w:pPr>
      <w:bookmarkStart w:id="1" w:name="_Toc179800971"/>
      <w:r>
        <w:t xml:space="preserve">1.1 </w:t>
      </w:r>
      <w:r w:rsidR="002C0ADB">
        <w:t>Instalación de Python 3.</w:t>
      </w:r>
      <w:r w:rsidR="00A542AF">
        <w:t>6.12</w:t>
      </w:r>
      <w:bookmarkEnd w:id="1"/>
    </w:p>
    <w:p w14:paraId="6BBAEBBA" w14:textId="01F80DE9" w:rsidR="00770706" w:rsidRDefault="00770706">
      <w:r>
        <w:t>En primer lugar</w:t>
      </w:r>
      <w:r w:rsidR="00466411">
        <w:t>,</w:t>
      </w:r>
      <w:r>
        <w:t xml:space="preserve"> debemos actua</w:t>
      </w:r>
      <w:r w:rsidR="004B160C">
        <w:t>lizar los paquetes que ya tenemos en nuestro sistema.</w:t>
      </w:r>
    </w:p>
    <w:p w14:paraId="6B2457D5" w14:textId="6303B011" w:rsidR="004B160C" w:rsidRDefault="00B557EC" w:rsidP="00E90752">
      <w:pPr>
        <w:pStyle w:val="code"/>
      </w:pPr>
      <w:r>
        <w:t>s</w:t>
      </w:r>
      <w:r w:rsidR="004B160C">
        <w:t xml:space="preserve">udo apt </w:t>
      </w:r>
      <w:r w:rsidR="007E441B">
        <w:t>update &amp;&amp; sudo apt upgrade -y</w:t>
      </w:r>
    </w:p>
    <w:p w14:paraId="4AFB7A31" w14:textId="01B65B4D" w:rsidR="007E441B" w:rsidRDefault="00C21D55">
      <w:r>
        <w:t xml:space="preserve">Una vez actualizados, </w:t>
      </w:r>
      <w:r w:rsidR="00CF01EB">
        <w:t>instalamos dependencias y descar</w:t>
      </w:r>
      <w:r w:rsidR="00FA2B40">
        <w:t xml:space="preserve">gamos el código fuente de Python 3.12.6 que ha </w:t>
      </w:r>
      <w:r w:rsidR="00704637">
        <w:t>sido la versión utilizada para el desarrollo de este código.</w:t>
      </w:r>
    </w:p>
    <w:p w14:paraId="313500B3" w14:textId="0D0B24F3" w:rsidR="00704637" w:rsidRDefault="00704637" w:rsidP="00704637">
      <w:pPr>
        <w:pStyle w:val="code"/>
      </w:pPr>
      <w:r w:rsidRPr="00704637">
        <w:t>sudo apt install -y build-essential libssl-dev zlib1g-dev libbz2-dev libreadline-dev libsqlite3-dev wget curl llvm libncurses5-dev libncursesw5-dev xz-utils tk-dev libffi-dev liblzma-dev python-openssl git</w:t>
      </w:r>
    </w:p>
    <w:p w14:paraId="18FBD24A" w14:textId="77777777" w:rsidR="00704637" w:rsidRPr="00704637" w:rsidRDefault="00704637" w:rsidP="00475651">
      <w:pPr>
        <w:pStyle w:val="Prrafo"/>
        <w:spacing w:before="0"/>
      </w:pPr>
    </w:p>
    <w:p w14:paraId="6DE66781" w14:textId="77777777" w:rsidR="00704637" w:rsidRDefault="00704637" w:rsidP="00704637">
      <w:pPr>
        <w:pStyle w:val="code"/>
      </w:pPr>
      <w:r>
        <w:t>cd /usr/src</w:t>
      </w:r>
    </w:p>
    <w:p w14:paraId="4AF78DCB" w14:textId="5985D556" w:rsidR="00704637" w:rsidRDefault="00704637" w:rsidP="00704637">
      <w:pPr>
        <w:pStyle w:val="code"/>
      </w:pPr>
      <w:r>
        <w:t xml:space="preserve">sudo wget </w:t>
      </w:r>
      <w:hyperlink r:id="rId12" w:history="1">
        <w:r w:rsidRPr="008274A0">
          <w:rPr>
            <w:rStyle w:val="Hipervnculo"/>
          </w:rPr>
          <w:t>https://www.python.org/ftp/python/3.12.6/Python-3.12.6.tgz</w:t>
        </w:r>
      </w:hyperlink>
    </w:p>
    <w:p w14:paraId="3EE529DD" w14:textId="57BB5F9C" w:rsidR="00704637" w:rsidRPr="00704637" w:rsidRDefault="00BD27CE" w:rsidP="00704637">
      <w:pPr>
        <w:pStyle w:val="Prrafo"/>
      </w:pPr>
      <w:r>
        <w:t xml:space="preserve">Extraemos el paquete del </w:t>
      </w:r>
      <w:r w:rsidR="005B5BFD">
        <w:t>archivo comprimido y compilamos e instalamos Python.</w:t>
      </w:r>
    </w:p>
    <w:p w14:paraId="7A3A3617" w14:textId="625B6ED6" w:rsidR="005B5BFD" w:rsidRDefault="005B5BFD" w:rsidP="001D360D">
      <w:pPr>
        <w:pStyle w:val="code"/>
      </w:pPr>
      <w:r w:rsidRPr="005B5BFD">
        <w:t>sudo tar xzf Python-3.12.6.tgz</w:t>
      </w:r>
    </w:p>
    <w:p w14:paraId="3C9480E1" w14:textId="220F1B5A" w:rsidR="00D86FAC" w:rsidRPr="00D86FAC" w:rsidRDefault="00D86FAC" w:rsidP="00D86FAC">
      <w:pPr>
        <w:pStyle w:val="Prrafo"/>
      </w:pPr>
      <w:r>
        <w:t>Configuramos el entorno de compilación:</w:t>
      </w:r>
    </w:p>
    <w:p w14:paraId="7E6F800E" w14:textId="77777777" w:rsidR="001D360D" w:rsidRDefault="005B5BFD" w:rsidP="001D360D">
      <w:pPr>
        <w:pStyle w:val="code"/>
      </w:pPr>
      <w:r w:rsidRPr="005B5BFD">
        <w:t>sudo ./configure --enable-optimizations</w:t>
      </w:r>
    </w:p>
    <w:p w14:paraId="4084C1D4" w14:textId="3984F9F9" w:rsidR="00D86FAC" w:rsidRPr="00D86FAC" w:rsidRDefault="006324BF" w:rsidP="00D86FAC">
      <w:pPr>
        <w:pStyle w:val="Prrafo"/>
      </w:pPr>
      <w:r>
        <w:t>Iniciamos el proceso de compilación</w:t>
      </w:r>
      <w:r w:rsidR="00C35132">
        <w:t>:</w:t>
      </w:r>
    </w:p>
    <w:p w14:paraId="477CFDE6" w14:textId="65F18B07" w:rsidR="005B5BFD" w:rsidRPr="00704637" w:rsidRDefault="001D360D" w:rsidP="001D360D">
      <w:pPr>
        <w:pStyle w:val="code"/>
      </w:pPr>
      <w:r w:rsidRPr="001D360D">
        <w:t xml:space="preserve"> sudo make -j$(nproc)</w:t>
      </w:r>
    </w:p>
    <w:p w14:paraId="0A84FB63" w14:textId="1737D6DE" w:rsidR="00C35132" w:rsidRPr="00C35132" w:rsidRDefault="00C35132" w:rsidP="00C35132">
      <w:pPr>
        <w:pStyle w:val="Prrafo"/>
      </w:pPr>
      <w:r>
        <w:t>Finalmen</w:t>
      </w:r>
      <w:r w:rsidR="000E2F84">
        <w:t>te, una vez completada la compilación, instalamos Python:</w:t>
      </w:r>
    </w:p>
    <w:p w14:paraId="64079868" w14:textId="629CA250" w:rsidR="001D360D" w:rsidRPr="00704637" w:rsidRDefault="001D360D" w:rsidP="001D360D">
      <w:pPr>
        <w:pStyle w:val="code"/>
      </w:pPr>
      <w:r w:rsidRPr="001D360D">
        <w:t>sudo make altinstall</w:t>
      </w:r>
    </w:p>
    <w:p w14:paraId="0A378F39" w14:textId="744A2193" w:rsidR="00475651" w:rsidRPr="00475651" w:rsidRDefault="00475651" w:rsidP="00475651">
      <w:pPr>
        <w:pStyle w:val="Prrafo"/>
      </w:pPr>
      <w:r>
        <w:t xml:space="preserve">Importante, una vez que haya finalizado la </w:t>
      </w:r>
      <w:r w:rsidR="00005BD2">
        <w:t xml:space="preserve">instalación </w:t>
      </w:r>
      <w:r w:rsidR="00CB394B">
        <w:t xml:space="preserve">comprobar que efectivamente </w:t>
      </w:r>
      <w:r w:rsidR="00845CB5">
        <w:t>Python esta instalado y con la versión que deseamos.</w:t>
      </w:r>
    </w:p>
    <w:p w14:paraId="4D50EFE8" w14:textId="142C1716" w:rsidR="00845CB5" w:rsidRPr="00475651" w:rsidRDefault="00760FEC" w:rsidP="000445F0">
      <w:pPr>
        <w:pStyle w:val="code"/>
        <w:rPr>
          <w:ins w:id="2" w:author="{763B002C-7C30-43DA-A0FE-F444D2B02147}" w:date="2024-10-14T11:50:00Z" w16du:dateUtc="2024-10-14T09:50:00Z"/>
        </w:rPr>
      </w:pPr>
      <w:r>
        <w:lastRenderedPageBreak/>
        <w:t>p</w:t>
      </w:r>
      <w:r w:rsidR="00F84FBC">
        <w:t>ython</w:t>
      </w:r>
      <w:r w:rsidR="000445F0">
        <w:t>3.12 --version</w:t>
      </w:r>
    </w:p>
    <w:p w14:paraId="04D2AE34" w14:textId="62C87C4A" w:rsidR="009423EB" w:rsidRDefault="00EE466C" w:rsidP="00EE466C">
      <w:pPr>
        <w:pStyle w:val="Ttulo3"/>
      </w:pPr>
      <w:bookmarkStart w:id="3" w:name="_Toc179800972"/>
      <w:r>
        <w:t xml:space="preserve">1.2 </w:t>
      </w:r>
      <w:r w:rsidR="009423EB">
        <w:t>Creación del directorio</w:t>
      </w:r>
      <w:bookmarkEnd w:id="3"/>
    </w:p>
    <w:p w14:paraId="6D8F9FA6" w14:textId="47807562" w:rsidR="005F0A89" w:rsidRDefault="005F0A89" w:rsidP="005F0A89">
      <w:r>
        <w:t xml:space="preserve">Creamos un directorio </w:t>
      </w:r>
      <w:r w:rsidR="0078746A">
        <w:t>donde añadiremos los diferentes scripts.</w:t>
      </w:r>
    </w:p>
    <w:p w14:paraId="4D3DC3F3" w14:textId="272AC9D8" w:rsidR="0078746A" w:rsidRDefault="00C63A28" w:rsidP="00956B7F">
      <w:pPr>
        <w:pStyle w:val="code"/>
      </w:pPr>
      <w:r>
        <w:t>m</w:t>
      </w:r>
      <w:r w:rsidR="0078746A">
        <w:t>kdir enri</w:t>
      </w:r>
      <w:r w:rsidR="0036593E">
        <w:t>chmentscr</w:t>
      </w:r>
      <w:r w:rsidR="00956B7F">
        <w:t>ip</w:t>
      </w:r>
    </w:p>
    <w:p w14:paraId="7B6055E1" w14:textId="482B830E" w:rsidR="00956B7F" w:rsidRPr="00956B7F" w:rsidRDefault="00956B7F" w:rsidP="00956B7F">
      <w:pPr>
        <w:pStyle w:val="Prrafo"/>
      </w:pPr>
      <w:r>
        <w:t>Y haciendo uso del remote desktop, añadiremos los documentos deseados al directorio creado.</w:t>
      </w:r>
    </w:p>
    <w:p w14:paraId="0253D29E" w14:textId="2221B5FA" w:rsidR="0064690F" w:rsidRDefault="003020A8" w:rsidP="0064690F">
      <w:pPr>
        <w:pStyle w:val="Prrafodelista"/>
        <w:ind w:left="360"/>
      </w:pPr>
      <w:r w:rsidRPr="003020A8">
        <w:rPr>
          <w:noProof/>
        </w:rPr>
        <w:drawing>
          <wp:inline distT="0" distB="0" distL="0" distR="0" wp14:anchorId="251BD32E" wp14:editId="4CAB7C37">
            <wp:extent cx="5400040" cy="1268730"/>
            <wp:effectExtent l="0" t="0" r="0" b="7620"/>
            <wp:docPr id="1089551570" name="Imagen 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1570" name="Imagen 1" descr="Interfaz de usuario gráfica, Aplicación, Tabla&#10;&#10;Descripción generada automáticamente con confianza media"/>
                    <pic:cNvPicPr/>
                  </pic:nvPicPr>
                  <pic:blipFill>
                    <a:blip r:embed="rId13"/>
                    <a:stretch>
                      <a:fillRect/>
                    </a:stretch>
                  </pic:blipFill>
                  <pic:spPr>
                    <a:xfrm>
                      <a:off x="0" y="0"/>
                      <a:ext cx="5400040" cy="1268730"/>
                    </a:xfrm>
                    <a:prstGeom prst="rect">
                      <a:avLst/>
                    </a:prstGeom>
                  </pic:spPr>
                </pic:pic>
              </a:graphicData>
            </a:graphic>
          </wp:inline>
        </w:drawing>
      </w:r>
    </w:p>
    <w:p w14:paraId="00266B97" w14:textId="2C093A1E" w:rsidR="00B34975" w:rsidRDefault="00B34975" w:rsidP="00F7611B">
      <w:r>
        <w:t>Finalmente h</w:t>
      </w:r>
      <w:r w:rsidRPr="00B34975">
        <w:t>emos otorgado permisos completos a los documentos para que puedan ser utilizados ejecutando el comando:</w:t>
      </w:r>
    </w:p>
    <w:p w14:paraId="56338DC2" w14:textId="7CE187BE" w:rsidR="00F95E1B" w:rsidRDefault="00C63A28" w:rsidP="009C6262">
      <w:pPr>
        <w:pStyle w:val="code"/>
      </w:pPr>
      <w:r>
        <w:t>s</w:t>
      </w:r>
      <w:r w:rsidR="00AD2AEC">
        <w:t xml:space="preserve">udo chmod </w:t>
      </w:r>
      <w:r w:rsidR="009C6262">
        <w:t>777 *</w:t>
      </w:r>
    </w:p>
    <w:p w14:paraId="2E9C0C67" w14:textId="52AA7B32" w:rsidR="00316D90" w:rsidRDefault="00384297" w:rsidP="00384297">
      <w:pPr>
        <w:pStyle w:val="Ttulo3"/>
      </w:pPr>
      <w:bookmarkStart w:id="4" w:name="_Toc179800973"/>
      <w:r>
        <w:t xml:space="preserve">1.3 </w:t>
      </w:r>
      <w:bookmarkEnd w:id="4"/>
      <w:r w:rsidR="009370DC">
        <w:t>Instalación de dependencias</w:t>
      </w:r>
    </w:p>
    <w:p w14:paraId="64A5271E" w14:textId="23A92147" w:rsidR="00D920F2" w:rsidRDefault="003A5D1F" w:rsidP="00316D90">
      <w:r>
        <w:t xml:space="preserve">Para que </w:t>
      </w:r>
      <w:r w:rsidR="00B01A1C">
        <w:t xml:space="preserve">podamos recopilar </w:t>
      </w:r>
      <w:r w:rsidR="00B57B48">
        <w:t>los datos necesarios que pasaremos a la API de Fingerbank</w:t>
      </w:r>
      <w:r w:rsidR="00586493">
        <w:t xml:space="preserve">, es necesario analizar </w:t>
      </w:r>
      <w:r w:rsidR="001835B9">
        <w:t xml:space="preserve">distintos campos </w:t>
      </w:r>
      <w:r w:rsidR="00271A25">
        <w:t xml:space="preserve">que obtenemos </w:t>
      </w:r>
      <w:r w:rsidR="004205F7">
        <w:t>mediante</w:t>
      </w:r>
      <w:r w:rsidR="00BE59D0">
        <w:t xml:space="preserve"> capturas de Wireshark. Es por ello </w:t>
      </w:r>
      <w:r w:rsidR="00B557EC">
        <w:t>por lo</w:t>
      </w:r>
      <w:r w:rsidR="00BE59D0">
        <w:t xml:space="preserve"> que debemos instalar tshark. </w:t>
      </w:r>
    </w:p>
    <w:p w14:paraId="11E0B430" w14:textId="195ACCD2" w:rsidR="00B557EC" w:rsidRDefault="006D4C8F" w:rsidP="0001561D">
      <w:pPr>
        <w:pStyle w:val="code"/>
      </w:pPr>
      <w:r>
        <w:t>s</w:t>
      </w:r>
      <w:r w:rsidR="00261A31">
        <w:t xml:space="preserve">udo </w:t>
      </w:r>
      <w:r>
        <w:t>apt install tshark</w:t>
      </w:r>
    </w:p>
    <w:p w14:paraId="3678C1C5" w14:textId="5417ACFF" w:rsidR="00D920F2" w:rsidRDefault="0034381C" w:rsidP="00316D90">
      <w:r>
        <w:t>En l</w:t>
      </w:r>
      <w:r w:rsidR="00BD0D90">
        <w:t>a primera opción a elegir en la instalación</w:t>
      </w:r>
      <w:r w:rsidR="0075264A">
        <w:t>, seleccionaremos Yes, y en la segunda seleccionaremos la opción por defecto.</w:t>
      </w:r>
    </w:p>
    <w:p w14:paraId="7DB0AA74" w14:textId="43BE1612" w:rsidR="00D349E1" w:rsidRDefault="00D349E1" w:rsidP="00316D90">
      <w:r>
        <w:t xml:space="preserve">Para </w:t>
      </w:r>
      <w:r w:rsidR="00621A00">
        <w:t>po</w:t>
      </w:r>
      <w:r w:rsidR="00ED1FFB">
        <w:t>der usar todas las librerías requeridas en nuestro script</w:t>
      </w:r>
      <w:r w:rsidR="008811A9">
        <w:t xml:space="preserve">, que se encuentran </w:t>
      </w:r>
      <w:r w:rsidR="00E033EB">
        <w:t>en el archivo requirements</w:t>
      </w:r>
      <w:r w:rsidR="00323683">
        <w:t>.txt, es necesario instalar el paquete pip.</w:t>
      </w:r>
    </w:p>
    <w:p w14:paraId="3F0255F6" w14:textId="5CD8435B" w:rsidR="00323683" w:rsidRDefault="00323683" w:rsidP="00323683">
      <w:pPr>
        <w:pStyle w:val="code"/>
      </w:pPr>
      <w:r>
        <w:t>sudo apt install pip</w:t>
      </w:r>
    </w:p>
    <w:p w14:paraId="4AA513FC" w14:textId="4926368D" w:rsidR="00D920F2" w:rsidRDefault="00323683" w:rsidP="00316D90">
      <w:r>
        <w:t xml:space="preserve">Una vez realizado este paso, </w:t>
      </w:r>
      <w:r w:rsidR="00B21318">
        <w:t>instalaremos las configuraciones necesarias</w:t>
      </w:r>
      <w:r w:rsidR="009A15C2">
        <w:t xml:space="preserve"> de nuestro archivo mediante el siguiente comando.</w:t>
      </w:r>
    </w:p>
    <w:p w14:paraId="732E2DF6" w14:textId="0E465B21" w:rsidR="009A15C2" w:rsidRDefault="00163024" w:rsidP="009A15C2">
      <w:pPr>
        <w:pStyle w:val="code"/>
      </w:pPr>
      <w:r>
        <w:t>p</w:t>
      </w:r>
      <w:r w:rsidR="008C1A60">
        <w:t>ip install -r requirement</w:t>
      </w:r>
      <w:r>
        <w:t>s.txt</w:t>
      </w:r>
    </w:p>
    <w:p w14:paraId="7FF0CFD1" w14:textId="77777777" w:rsidR="00D920F2" w:rsidRDefault="00D920F2" w:rsidP="00316D90"/>
    <w:p w14:paraId="38F2DAB4" w14:textId="77777777" w:rsidR="00D920F2" w:rsidRDefault="00D920F2" w:rsidP="00316D90"/>
    <w:p w14:paraId="087EA59F" w14:textId="3F4A7759" w:rsidR="00D920F2" w:rsidRDefault="009354F5" w:rsidP="009354F5">
      <w:pPr>
        <w:pStyle w:val="Ttulo3"/>
      </w:pPr>
      <w:bookmarkStart w:id="5" w:name="_Toc179800974"/>
      <w:r>
        <w:lastRenderedPageBreak/>
        <w:t xml:space="preserve">1.4 </w:t>
      </w:r>
      <w:bookmarkEnd w:id="5"/>
      <w:r w:rsidR="009370DC">
        <w:t>Creación de token y herramientas</w:t>
      </w:r>
    </w:p>
    <w:p w14:paraId="270D8BB5" w14:textId="254A1BD9" w:rsidR="00D920F2" w:rsidRDefault="002A78DD" w:rsidP="00316D90">
      <w:r>
        <w:t xml:space="preserve">Antes de </w:t>
      </w:r>
      <w:r w:rsidR="005A786D">
        <w:t>poner a funcionar nuestro servicio tendremos que configurar</w:t>
      </w:r>
      <w:r w:rsidR="00A13EF3">
        <w:t>lo, y para ello necesitamos varias cosas.</w:t>
      </w:r>
    </w:p>
    <w:p w14:paraId="5413A670" w14:textId="48A3658D" w:rsidR="00A13EF3" w:rsidRDefault="00A13EF3" w:rsidP="00A13EF3">
      <w:pPr>
        <w:pStyle w:val="Prrafodelista"/>
        <w:numPr>
          <w:ilvl w:val="0"/>
          <w:numId w:val="18"/>
        </w:numPr>
      </w:pPr>
      <w:r>
        <w:t>En primer lugar</w:t>
      </w:r>
      <w:r w:rsidR="008D1AAD">
        <w:t>,</w:t>
      </w:r>
      <w:r>
        <w:t xml:space="preserve"> un token </w:t>
      </w:r>
      <w:r w:rsidR="008D1AAD">
        <w:t xml:space="preserve">de Fingerbank, que tendremos que obtener de su página web: </w:t>
      </w:r>
      <w:hyperlink r:id="rId14" w:history="1">
        <w:r w:rsidR="00C020AC" w:rsidRPr="004637C3">
          <w:rPr>
            <w:rStyle w:val="Hipervnculo"/>
          </w:rPr>
          <w:t>https://www.fingerbank.org/</w:t>
        </w:r>
      </w:hyperlink>
    </w:p>
    <w:p w14:paraId="64D3F09E" w14:textId="5DEECE71" w:rsidR="00C020AC" w:rsidRDefault="001E13B7" w:rsidP="00A13EF3">
      <w:pPr>
        <w:pStyle w:val="Prrafodelista"/>
        <w:numPr>
          <w:ilvl w:val="0"/>
          <w:numId w:val="18"/>
        </w:numPr>
      </w:pPr>
      <w:r>
        <w:t xml:space="preserve">Por otro lado, tendremos que generar un token </w:t>
      </w:r>
      <w:r w:rsidR="00204197">
        <w:t xml:space="preserve">API en </w:t>
      </w:r>
      <w:r w:rsidR="005C1BD9">
        <w:t xml:space="preserve">Netbox, dentro de la suite de Malcolm. Para ello, </w:t>
      </w:r>
      <w:r w:rsidR="0064425C">
        <w:t>entramos en Netbox y nos dirigimos a</w:t>
      </w:r>
      <w:r w:rsidR="00476B45">
        <w:t xml:space="preserve"> Admin-&gt;Tokens de API</w:t>
      </w:r>
      <w:r w:rsidR="00E407EB">
        <w:t>:</w:t>
      </w:r>
    </w:p>
    <w:p w14:paraId="4EEF070B" w14:textId="053FBFBC" w:rsidR="00E407EB" w:rsidRDefault="0048120B" w:rsidP="00073E7A">
      <w:r w:rsidRPr="0048120B">
        <w:rPr>
          <w:noProof/>
        </w:rPr>
        <w:drawing>
          <wp:inline distT="0" distB="0" distL="0" distR="0" wp14:anchorId="2E6851BB" wp14:editId="0EEC096E">
            <wp:extent cx="5399655" cy="2545715"/>
            <wp:effectExtent l="0" t="0" r="0" b="6985"/>
            <wp:docPr id="2016474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74056"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655" cy="2545715"/>
                    </a:xfrm>
                    <a:prstGeom prst="rect">
                      <a:avLst/>
                    </a:prstGeom>
                  </pic:spPr>
                </pic:pic>
              </a:graphicData>
            </a:graphic>
          </wp:inline>
        </w:drawing>
      </w:r>
    </w:p>
    <w:p w14:paraId="048E5373" w14:textId="76B46FC6" w:rsidR="0048120B" w:rsidRDefault="0048120B" w:rsidP="00E407EB">
      <w:pPr>
        <w:ind w:left="720"/>
      </w:pPr>
      <w:r>
        <w:t>Aquí pulsamos sobre Añadir</w:t>
      </w:r>
      <w:r w:rsidR="00CC540A">
        <w:t xml:space="preserve">, elegimos analyst como usuario y </w:t>
      </w:r>
      <w:r w:rsidR="00E22001">
        <w:t>generamos el token con escritura habilitada</w:t>
      </w:r>
      <w:r w:rsidR="00FA75E5">
        <w:t xml:space="preserve">. Copiamos la clave para tenerla disponible cuando </w:t>
      </w:r>
      <w:r w:rsidR="004B5B6E">
        <w:t>la necesitemos.</w:t>
      </w:r>
    </w:p>
    <w:p w14:paraId="06C48F0A" w14:textId="27CF0A95" w:rsidR="004B5B6E" w:rsidRDefault="00073E7A" w:rsidP="00073E7A">
      <w:pPr>
        <w:jc w:val="center"/>
      </w:pPr>
      <w:r w:rsidRPr="00073E7A">
        <w:rPr>
          <w:noProof/>
        </w:rPr>
        <w:drawing>
          <wp:inline distT="0" distB="0" distL="0" distR="0" wp14:anchorId="54455325" wp14:editId="6E2EC64A">
            <wp:extent cx="5400040" cy="3470910"/>
            <wp:effectExtent l="0" t="0" r="0" b="0"/>
            <wp:docPr id="1396747714"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47714" name="Imagen 1" descr="Interfaz de usuario gráfica, Texto, Aplicación, Correo electrónico, Teams&#10;&#10;Descripción generada automáticamente"/>
                    <pic:cNvPicPr/>
                  </pic:nvPicPr>
                  <pic:blipFill>
                    <a:blip r:embed="rId16"/>
                    <a:stretch>
                      <a:fillRect/>
                    </a:stretch>
                  </pic:blipFill>
                  <pic:spPr>
                    <a:xfrm>
                      <a:off x="0" y="0"/>
                      <a:ext cx="5400040" cy="3470910"/>
                    </a:xfrm>
                    <a:prstGeom prst="rect">
                      <a:avLst/>
                    </a:prstGeom>
                  </pic:spPr>
                </pic:pic>
              </a:graphicData>
            </a:graphic>
          </wp:inline>
        </w:drawing>
      </w:r>
    </w:p>
    <w:p w14:paraId="191DEBD6" w14:textId="0480319C" w:rsidR="00073E7A" w:rsidRDefault="00073E7A" w:rsidP="00073E7A">
      <w:pPr>
        <w:pStyle w:val="Prrafodelista"/>
        <w:numPr>
          <w:ilvl w:val="0"/>
          <w:numId w:val="19"/>
        </w:numPr>
        <w:jc w:val="left"/>
      </w:pPr>
      <w:r>
        <w:lastRenderedPageBreak/>
        <w:t>También tendremos que generar dos etiquetas</w:t>
      </w:r>
      <w:r w:rsidR="00D54629">
        <w:t xml:space="preserve"> que marcarán los datos enriquecidos </w:t>
      </w:r>
      <w:r w:rsidR="000C4931">
        <w:t xml:space="preserve">y consultados a fingerbank. Para ello nos dirigimos en Netbox a Personalización-&gt;Tags, y creamos dos etiquetas con slug </w:t>
      </w:r>
      <w:r w:rsidR="00E81B45">
        <w:t>“enriqu</w:t>
      </w:r>
      <w:r w:rsidR="0023451F">
        <w:t>e</w:t>
      </w:r>
      <w:r w:rsidR="00E81B45">
        <w:t>cido” y “fingerbank”:</w:t>
      </w:r>
    </w:p>
    <w:p w14:paraId="359E4A58" w14:textId="1A17235B" w:rsidR="00E81B45" w:rsidRDefault="002B4741" w:rsidP="002B4741">
      <w:r w:rsidRPr="002B4741">
        <w:rPr>
          <w:noProof/>
        </w:rPr>
        <w:drawing>
          <wp:inline distT="0" distB="0" distL="0" distR="0" wp14:anchorId="2AC18A2B" wp14:editId="37889D8C">
            <wp:extent cx="5400040" cy="2536825"/>
            <wp:effectExtent l="0" t="0" r="0" b="0"/>
            <wp:docPr id="4575379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37993" name="Imagen 1" descr="Interfaz de usuario gráfica, Aplicación&#10;&#10;Descripción generada automáticamente"/>
                    <pic:cNvPicPr/>
                  </pic:nvPicPr>
                  <pic:blipFill>
                    <a:blip r:embed="rId17"/>
                    <a:stretch>
                      <a:fillRect/>
                    </a:stretch>
                  </pic:blipFill>
                  <pic:spPr>
                    <a:xfrm>
                      <a:off x="0" y="0"/>
                      <a:ext cx="5400040" cy="2536825"/>
                    </a:xfrm>
                    <a:prstGeom prst="rect">
                      <a:avLst/>
                    </a:prstGeom>
                  </pic:spPr>
                </pic:pic>
              </a:graphicData>
            </a:graphic>
          </wp:inline>
        </w:drawing>
      </w:r>
    </w:p>
    <w:p w14:paraId="2BB0B50A" w14:textId="2BCE96F4" w:rsidR="005F51E7" w:rsidRPr="00316D90" w:rsidRDefault="00CB56F3" w:rsidP="001C4C4F">
      <w:pPr>
        <w:pStyle w:val="Ttulo3"/>
      </w:pPr>
      <w:bookmarkStart w:id="6" w:name="_Toc179800975"/>
      <w:r>
        <w:t xml:space="preserve">1.5 </w:t>
      </w:r>
      <w:bookmarkEnd w:id="6"/>
      <w:r w:rsidR="009370DC">
        <w:t>Archivo config.ini</w:t>
      </w:r>
    </w:p>
    <w:p w14:paraId="0B9BDA8A" w14:textId="55B11891" w:rsidR="002B4741" w:rsidRDefault="002D1FCF" w:rsidP="002B4741">
      <w:r>
        <w:t xml:space="preserve">Una vez realizado estos </w:t>
      </w:r>
      <w:r w:rsidR="0093777C">
        <w:t>pasos</w:t>
      </w:r>
      <w:r w:rsidR="00057B60">
        <w:t xml:space="preserve">, actualizaremos el archivo </w:t>
      </w:r>
      <w:r w:rsidR="00125B77" w:rsidRPr="001C01B4">
        <w:rPr>
          <w:b/>
          <w:bCs/>
        </w:rPr>
        <w:t>config.ini</w:t>
      </w:r>
      <w:r w:rsidR="00412EC9">
        <w:t>, donde añadiremos el API Token de netbox y la ruta donde se encuentra tshark. A continuación, se procede a explicar los distintos parámetros de este archivo.</w:t>
      </w:r>
    </w:p>
    <w:p w14:paraId="397FF801" w14:textId="4312DEE3" w:rsidR="003643E9" w:rsidRPr="00316D90" w:rsidRDefault="00534F7A" w:rsidP="002B4741">
      <w:r w:rsidRPr="00760FEC">
        <w:rPr>
          <w:b/>
          <w:bCs/>
          <w:color w:val="92D050"/>
        </w:rPr>
        <w:t>[GENERAL]</w:t>
      </w:r>
      <w:r w:rsidRPr="00760FEC">
        <w:rPr>
          <w:b/>
          <w:bCs/>
        </w:rPr>
        <w:br/>
      </w:r>
      <w:r w:rsidR="00255C84" w:rsidRPr="00760FEC">
        <w:rPr>
          <w:b/>
          <w:bCs/>
        </w:rPr>
        <w:t>MALCOLM_IP</w:t>
      </w:r>
      <w:r w:rsidR="00E53AC0">
        <w:t>: La IP donde se encuentra despleg</w:t>
      </w:r>
      <w:r w:rsidR="00163DAB">
        <w:t>ado el servicio de Malcolm.</w:t>
      </w:r>
    </w:p>
    <w:p w14:paraId="5E12CF54" w14:textId="3F0E79A3" w:rsidR="005F51E7" w:rsidRDefault="00163DAB" w:rsidP="00CE7FE7">
      <w:r w:rsidRPr="00760FEC">
        <w:rPr>
          <w:b/>
          <w:bCs/>
        </w:rPr>
        <w:t>LOG_LEVEL</w:t>
      </w:r>
      <w:r>
        <w:t>: Número que indica</w:t>
      </w:r>
      <w:r w:rsidR="00653906">
        <w:t xml:space="preserve"> el tipo de información mostrada en los logs</w:t>
      </w:r>
      <w:r w:rsidR="00CE018A">
        <w:t>.</w:t>
      </w:r>
      <w:r w:rsidR="00BF7E7C">
        <w:br/>
      </w:r>
      <w:r w:rsidR="00682973" w:rsidRPr="00682973">
        <w:t>0-NOTSET, 1-DEBUG, 2-INFO, 3-WARNING, 4-ERROR, 5-CRITICAL</w:t>
      </w:r>
      <w:r w:rsidR="005B6F37">
        <w:t>.</w:t>
      </w:r>
    </w:p>
    <w:p w14:paraId="5A0AE496" w14:textId="78282927" w:rsidR="004C0CA8" w:rsidRDefault="00534F7A" w:rsidP="00CE7FE7">
      <w:r w:rsidRPr="00760FEC">
        <w:rPr>
          <w:b/>
          <w:bCs/>
          <w:color w:val="92D050"/>
        </w:rPr>
        <w:t>[NETBOX]</w:t>
      </w:r>
      <w:r>
        <w:br/>
      </w:r>
      <w:r w:rsidRPr="00760FEC">
        <w:rPr>
          <w:b/>
          <w:bCs/>
        </w:rPr>
        <w:t>TOKEN</w:t>
      </w:r>
      <w:r>
        <w:t>: El token de netbox creado previamente.</w:t>
      </w:r>
    </w:p>
    <w:p w14:paraId="5B3FDDAA" w14:textId="0F90B5ED" w:rsidR="004C0CA8" w:rsidRPr="00316D90" w:rsidRDefault="003E17AB" w:rsidP="001C4C4F">
      <w:pPr>
        <w:jc w:val="left"/>
      </w:pPr>
      <w:r w:rsidRPr="00760FEC">
        <w:rPr>
          <w:b/>
          <w:bCs/>
          <w:color w:val="92D050"/>
        </w:rPr>
        <w:t>[NGINX]</w:t>
      </w:r>
      <w:r w:rsidR="00CE1216">
        <w:br/>
        <w:t xml:space="preserve">Usuario y contraseña </w:t>
      </w:r>
      <w:r w:rsidR="00FE315C">
        <w:t xml:space="preserve">para el proxy NGINX. Este paso se realizó en </w:t>
      </w:r>
      <w:r w:rsidR="0021659B">
        <w:t xml:space="preserve">la instalación </w:t>
      </w:r>
      <w:r w:rsidR="007C758C">
        <w:t>de Malcolm.</w:t>
      </w:r>
      <w:r>
        <w:br/>
      </w:r>
      <w:r w:rsidRPr="00760FEC">
        <w:rPr>
          <w:b/>
          <w:bCs/>
        </w:rPr>
        <w:t>USER</w:t>
      </w:r>
      <w:r>
        <w:t>: analyst</w:t>
      </w:r>
      <w:r w:rsidR="00CE1216">
        <w:br/>
      </w:r>
      <w:r w:rsidR="00CE1216" w:rsidRPr="00760FEC">
        <w:rPr>
          <w:b/>
          <w:bCs/>
        </w:rPr>
        <w:t>PASSWORD</w:t>
      </w:r>
      <w:r w:rsidR="00CE1216">
        <w:t>: M!G4ever</w:t>
      </w:r>
    </w:p>
    <w:p w14:paraId="4A109581" w14:textId="6D16E821" w:rsidR="004C0CA8" w:rsidRDefault="007C758C" w:rsidP="001C4C4F">
      <w:r w:rsidRPr="00760FEC">
        <w:rPr>
          <w:b/>
          <w:bCs/>
          <w:color w:val="92D050"/>
        </w:rPr>
        <w:t>[ARKIME]</w:t>
      </w:r>
      <w:r>
        <w:br/>
      </w:r>
      <w:r w:rsidR="004466F4" w:rsidRPr="00760FEC">
        <w:rPr>
          <w:b/>
          <w:bCs/>
        </w:rPr>
        <w:t>BACKTIME_SEARCH</w:t>
      </w:r>
      <w:r w:rsidR="004466F4">
        <w:t xml:space="preserve"> = -1</w:t>
      </w:r>
      <w:r w:rsidR="00DD2E46">
        <w:t xml:space="preserve">. </w:t>
      </w:r>
      <w:r w:rsidR="007D61A7">
        <w:t>En este cam</w:t>
      </w:r>
      <w:r w:rsidR="00933FBA">
        <w:t xml:space="preserve">po indicamos </w:t>
      </w:r>
      <w:r w:rsidR="005C3526">
        <w:t xml:space="preserve">la antigüedad de los logs </w:t>
      </w:r>
      <w:r w:rsidR="00CE618B">
        <w:t>de Arkime que vamos a analizar. Con el valor -1, procedemos a analizar desde el más antiguo</w:t>
      </w:r>
      <w:r w:rsidR="00D861BD">
        <w:t>.</w:t>
      </w:r>
      <w:r w:rsidR="00DD2E46">
        <w:br/>
      </w:r>
      <w:r w:rsidR="004466F4" w:rsidRPr="00760FEC">
        <w:rPr>
          <w:b/>
          <w:bCs/>
        </w:rPr>
        <w:t>PCAP_SESSIONS_SIZE</w:t>
      </w:r>
      <w:r w:rsidR="004466F4">
        <w:t xml:space="preserve"> = 50</w:t>
      </w:r>
      <w:r w:rsidR="00FC50BB">
        <w:t>. Este campo indica el número de logs que obtenemos para analizar cada vez que se ejecuta el script.</w:t>
      </w:r>
    </w:p>
    <w:p w14:paraId="19FDAD47" w14:textId="21DE96A2" w:rsidR="004466F4" w:rsidRDefault="004466F4" w:rsidP="001C4C4F">
      <w:pPr>
        <w:jc w:val="left"/>
      </w:pPr>
      <w:r w:rsidRPr="00760FEC">
        <w:rPr>
          <w:b/>
          <w:bCs/>
          <w:color w:val="92D050"/>
        </w:rPr>
        <w:t>[tshark]</w:t>
      </w:r>
      <w:r w:rsidR="00FC50BB">
        <w:br/>
      </w:r>
      <w:r w:rsidR="004C0CA8">
        <w:t>Indicamos la ruta donde se encuentra tshark instalado</w:t>
      </w:r>
      <w:r w:rsidR="00FC50BB">
        <w:br/>
      </w:r>
      <w:r w:rsidRPr="00760FEC">
        <w:rPr>
          <w:b/>
          <w:bCs/>
        </w:rPr>
        <w:t>tshark_path</w:t>
      </w:r>
      <w:r>
        <w:t xml:space="preserve"> = /usr/bin/tshark</w:t>
      </w:r>
    </w:p>
    <w:p w14:paraId="72DF561B" w14:textId="44F48CFF" w:rsidR="004466F4" w:rsidRDefault="004466F4" w:rsidP="004466F4">
      <w:r w:rsidRPr="00D5165E">
        <w:rPr>
          <w:b/>
          <w:color w:val="92D050"/>
        </w:rPr>
        <w:t>[FINGERBANK]</w:t>
      </w:r>
      <w:r w:rsidR="004C0CA8">
        <w:br/>
      </w:r>
      <w:r w:rsidRPr="00760FEC">
        <w:rPr>
          <w:b/>
          <w:bCs/>
        </w:rPr>
        <w:t>TOKEN</w:t>
      </w:r>
      <w:r>
        <w:t xml:space="preserve"> = </w:t>
      </w:r>
      <w:r w:rsidR="008F2C97">
        <w:t xml:space="preserve">El token </w:t>
      </w:r>
      <w:r w:rsidR="00DD2E46">
        <w:t>de la API de fingerbank.</w:t>
      </w:r>
    </w:p>
    <w:p w14:paraId="557F408F" w14:textId="2C285006" w:rsidR="007C758C" w:rsidRDefault="004466F4" w:rsidP="00D5050C">
      <w:pPr>
        <w:jc w:val="left"/>
      </w:pPr>
      <w:r w:rsidRPr="00760FEC">
        <w:rPr>
          <w:b/>
          <w:bCs/>
          <w:color w:val="92D050"/>
        </w:rPr>
        <w:lastRenderedPageBreak/>
        <w:t>[ENRICHMENT]</w:t>
      </w:r>
      <w:r w:rsidR="00A32189">
        <w:br/>
        <w:t xml:space="preserve">Este campo indica el número de activos </w:t>
      </w:r>
      <w:r w:rsidR="0011245F">
        <w:t xml:space="preserve">que procedemos a analizar descartando aquellos </w:t>
      </w:r>
      <w:r w:rsidR="00D5050C">
        <w:t>que ya tengan la etiqueta Enriquecido y Fingerbank.</w:t>
      </w:r>
      <w:r w:rsidR="00D5050C">
        <w:br/>
      </w:r>
      <w:r w:rsidRPr="00760FEC">
        <w:rPr>
          <w:b/>
          <w:bCs/>
        </w:rPr>
        <w:t>BATCH_SIZE</w:t>
      </w:r>
      <w:r>
        <w:t xml:space="preserve"> = 30</w:t>
      </w:r>
    </w:p>
    <w:p w14:paraId="2A4ACAAB" w14:textId="55465844" w:rsidR="005F51E7" w:rsidRDefault="00D5050C" w:rsidP="001C4C4F">
      <w:r>
        <w:t>Consta añadir</w:t>
      </w:r>
      <w:r w:rsidR="008348B9">
        <w:t xml:space="preserve"> que el número máximo de peticiones por hora que podemos realizar a la API de Fingerbank es de 300 peticiones.</w:t>
      </w:r>
    </w:p>
    <w:p w14:paraId="37E85113" w14:textId="3FB4FE6D" w:rsidR="00D83ED9" w:rsidRDefault="00EA0071" w:rsidP="00EA0071">
      <w:pPr>
        <w:pStyle w:val="Ttulo3"/>
      </w:pPr>
      <w:bookmarkStart w:id="7" w:name="_Toc179800976"/>
      <w:r>
        <w:t xml:space="preserve">1.6 </w:t>
      </w:r>
      <w:bookmarkEnd w:id="7"/>
      <w:r w:rsidR="009370DC">
        <w:t>Crontab</w:t>
      </w:r>
    </w:p>
    <w:p w14:paraId="4E97FFD2" w14:textId="1478C46C" w:rsidR="00D83ED9" w:rsidRDefault="00F5055C" w:rsidP="002B4741">
      <w:r>
        <w:t xml:space="preserve">Por último, con toda la configuración realizada, solo quedaría </w:t>
      </w:r>
      <w:r w:rsidR="000E0831">
        <w:t xml:space="preserve">añadir </w:t>
      </w:r>
      <w:r w:rsidR="00702D4D">
        <w:t>nuestro servicio al crontab, de forma que se ejecute automáticamente cada cierto tiempo, en nuestro caso hemos considerado ejecutarlo cada hora, para ello.</w:t>
      </w:r>
    </w:p>
    <w:p w14:paraId="5E2AEE6D" w14:textId="028D3973" w:rsidR="00702D4D" w:rsidRDefault="00702D4D" w:rsidP="00702D4D">
      <w:pPr>
        <w:pStyle w:val="Prrafodelista"/>
        <w:numPr>
          <w:ilvl w:val="0"/>
          <w:numId w:val="19"/>
        </w:numPr>
      </w:pPr>
      <w:r>
        <w:t xml:space="preserve">Creamos un script en shell que ejecute el programa de Python </w:t>
      </w:r>
      <w:r w:rsidR="00CC5614">
        <w:t xml:space="preserve">desde el directorio adecuado </w:t>
      </w:r>
      <w:r w:rsidR="00822B34">
        <w:t xml:space="preserve">y que será el que ejecutemos </w:t>
      </w:r>
      <w:r w:rsidR="00997FC1">
        <w:t>desde cron.</w:t>
      </w:r>
      <w:r w:rsidR="00C060E1">
        <w:t xml:space="preserve"> </w:t>
      </w:r>
      <w:r w:rsidR="00BE38D6">
        <w:t xml:space="preserve">En nuestro caso lo llamaremos </w:t>
      </w:r>
      <w:r w:rsidR="00BE38D6">
        <w:rPr>
          <w:b/>
          <w:bCs/>
        </w:rPr>
        <w:t>exec.sh</w:t>
      </w:r>
      <w:r w:rsidR="00BE38D6">
        <w:t xml:space="preserve"> y lo vamos a situar en la carpeta en la que se encuentran el resto de </w:t>
      </w:r>
      <w:r w:rsidR="00DB24E2">
        <w:t xml:space="preserve">los </w:t>
      </w:r>
      <w:r w:rsidR="00BE38D6">
        <w:t>scripts:</w:t>
      </w:r>
    </w:p>
    <w:p w14:paraId="01D9E607" w14:textId="4510D5CF" w:rsidR="00BE38D6" w:rsidRDefault="00100EA6" w:rsidP="00BE38D6">
      <w:pPr>
        <w:pStyle w:val="code"/>
        <w:ind w:left="708"/>
      </w:pPr>
      <w:r>
        <w:t>nano /</w:t>
      </w:r>
      <w:r w:rsidR="008872EF">
        <w:t>home/mig/enrichmentscript/exec.sh</w:t>
      </w:r>
    </w:p>
    <w:p w14:paraId="56156FDB" w14:textId="18244DDB" w:rsidR="008872EF" w:rsidRDefault="008872EF" w:rsidP="008872EF">
      <w:pPr>
        <w:pStyle w:val="Prrafo"/>
      </w:pPr>
      <w:r>
        <w:tab/>
        <w:t>dentro del fichero escribimos:</w:t>
      </w:r>
    </w:p>
    <w:p w14:paraId="1F2B40AA" w14:textId="1F69AEF1" w:rsidR="008872EF" w:rsidRDefault="008872EF" w:rsidP="008872EF">
      <w:pPr>
        <w:pStyle w:val="code"/>
        <w:ind w:left="708"/>
      </w:pPr>
      <w:r>
        <w:t>cd /home/mig/enrichmentscript</w:t>
      </w:r>
      <w:r>
        <w:br/>
      </w:r>
      <w:r w:rsidR="00B56C7D">
        <w:t>python3 enrich_script.py</w:t>
      </w:r>
    </w:p>
    <w:p w14:paraId="01004E20" w14:textId="4573F5EA" w:rsidR="00450D7D" w:rsidRDefault="00B56C7D" w:rsidP="00450D7D">
      <w:pPr>
        <w:pStyle w:val="Prrafo"/>
      </w:pPr>
      <w:r>
        <w:tab/>
      </w:r>
      <w:r w:rsidR="00ED14B9">
        <w:t>por último</w:t>
      </w:r>
      <w:r w:rsidR="008E0B67">
        <w:t>,</w:t>
      </w:r>
      <w:r w:rsidR="00ED14B9">
        <w:t xml:space="preserve"> le damos </w:t>
      </w:r>
      <w:r w:rsidR="00450D7D">
        <w:t>permisos</w:t>
      </w:r>
      <w:r w:rsidR="00815042">
        <w:t xml:space="preserve"> de ejecución</w:t>
      </w:r>
      <w:r w:rsidR="00450D7D">
        <w:t>:</w:t>
      </w:r>
    </w:p>
    <w:p w14:paraId="46A900C2" w14:textId="1FB4D922" w:rsidR="00450D7D" w:rsidRDefault="00815042" w:rsidP="003A5231">
      <w:pPr>
        <w:pStyle w:val="code"/>
        <w:ind w:left="720"/>
      </w:pPr>
      <w:r>
        <w:t xml:space="preserve">chmod +x </w:t>
      </w:r>
      <w:r w:rsidR="00717D8F">
        <w:t>exec.sh</w:t>
      </w:r>
    </w:p>
    <w:p w14:paraId="48066D3C" w14:textId="0BDE4AF0" w:rsidR="00BE38D6" w:rsidRDefault="00323D71" w:rsidP="003A5231">
      <w:pPr>
        <w:pStyle w:val="Prrafo"/>
        <w:numPr>
          <w:ilvl w:val="0"/>
          <w:numId w:val="19"/>
        </w:numPr>
      </w:pPr>
      <w:r>
        <w:t>Finalmente abrimos crontab:</w:t>
      </w:r>
    </w:p>
    <w:p w14:paraId="42A18FD8" w14:textId="783B0987" w:rsidR="00323D71" w:rsidRDefault="00323D71" w:rsidP="00323D71">
      <w:pPr>
        <w:pStyle w:val="code"/>
        <w:ind w:left="720"/>
      </w:pPr>
      <w:r>
        <w:t>crontab -e</w:t>
      </w:r>
    </w:p>
    <w:p w14:paraId="4AD4C73B" w14:textId="313D612C" w:rsidR="00323D71" w:rsidRDefault="00323D71" w:rsidP="00323D71">
      <w:pPr>
        <w:pStyle w:val="Prrafo"/>
      </w:pPr>
      <w:r>
        <w:tab/>
        <w:t>y añadimos la línea</w:t>
      </w:r>
      <w:r w:rsidR="00CD4C32">
        <w:t>:</w:t>
      </w:r>
    </w:p>
    <w:p w14:paraId="2DD27E1B" w14:textId="2759BF5D" w:rsidR="00CD4C32" w:rsidRDefault="00CD4C32" w:rsidP="00CD4C32">
      <w:pPr>
        <w:pStyle w:val="code"/>
        <w:ind w:left="720"/>
      </w:pPr>
      <w:r>
        <w:t>0 * * * * /bin/bash /home/mig/enrichmentscript/exec.sh &gt;&gt; /home/mig/enrichment</w:t>
      </w:r>
      <w:r w:rsidR="00820BBB">
        <w:t>script</w:t>
      </w:r>
      <w:r w:rsidR="001F0FA1">
        <w:t>/</w:t>
      </w:r>
      <w:r w:rsidR="009D1470">
        <w:t>enrichmentscript.log</w:t>
      </w:r>
      <w:r w:rsidR="00145270">
        <w:t xml:space="preserve"> </w:t>
      </w:r>
      <w:r w:rsidR="008104C1">
        <w:t>2&gt;&amp;1</w:t>
      </w:r>
    </w:p>
    <w:p w14:paraId="53FF5A64" w14:textId="15CD9271" w:rsidR="00F30F68" w:rsidRDefault="00F30F68" w:rsidP="00BE70EF">
      <w:pPr>
        <w:pStyle w:val="Prrafo"/>
        <w:jc w:val="left"/>
      </w:pPr>
      <w:r>
        <w:t xml:space="preserve">Con esto queda listo </w:t>
      </w:r>
      <w:r w:rsidR="008E375A">
        <w:t>el despliegue y configuración de</w:t>
      </w:r>
      <w:r w:rsidR="009C7FD0">
        <w:t xml:space="preserve">l script de enriquecimiento, </w:t>
      </w:r>
      <w:r w:rsidR="003A5043">
        <w:t xml:space="preserve">los logs que genera quedarán registrados (de acuerdo al nivel de log configurado) </w:t>
      </w:r>
      <w:r w:rsidR="003E5359">
        <w:t>en /home/mig/enrichmentscript/enrichmentscript.log.</w:t>
      </w:r>
    </w:p>
    <w:p w14:paraId="02358D33" w14:textId="77777777" w:rsidR="003E5359" w:rsidRDefault="003E5359" w:rsidP="00F30F68">
      <w:pPr>
        <w:pStyle w:val="Prrafo"/>
      </w:pPr>
    </w:p>
    <w:p w14:paraId="274BC296" w14:textId="77777777" w:rsidR="00EE3810" w:rsidRDefault="00EE3810" w:rsidP="00F30F68">
      <w:pPr>
        <w:pStyle w:val="Prrafo"/>
      </w:pPr>
    </w:p>
    <w:p w14:paraId="3C10E512" w14:textId="77777777" w:rsidR="00EE3810" w:rsidRDefault="00EE3810" w:rsidP="00F30F68">
      <w:pPr>
        <w:pStyle w:val="Prrafo"/>
      </w:pPr>
    </w:p>
    <w:p w14:paraId="6A819A97" w14:textId="77777777" w:rsidR="00EE3810" w:rsidRDefault="00EE3810" w:rsidP="00F30F68">
      <w:pPr>
        <w:pStyle w:val="Prrafo"/>
      </w:pPr>
    </w:p>
    <w:p w14:paraId="781FA196" w14:textId="073D6F36" w:rsidR="00EE3810" w:rsidRDefault="00EE3810" w:rsidP="00EE3810">
      <w:pPr>
        <w:pStyle w:val="Ttulo1"/>
      </w:pPr>
      <w:r>
        <w:lastRenderedPageBreak/>
        <w:t>Gestión del Disco Duro</w:t>
      </w:r>
    </w:p>
    <w:p w14:paraId="6048EEE9" w14:textId="14613AE3" w:rsidR="00EE3810" w:rsidRDefault="00EE3810" w:rsidP="00EE3810">
      <w:r>
        <w:t>Para que Malcolm pueda funcionar durante largos periodos de tiempos, es importante hacer una correcta gestión de los datos, de forma que los más antiguos se vayan borrando conforme dejan de ser necesarios.</w:t>
      </w:r>
    </w:p>
    <w:p w14:paraId="49E534B7" w14:textId="4EA7B2B6" w:rsidR="00B15094" w:rsidRDefault="009370DC" w:rsidP="00EE3810">
      <w:r>
        <w:t xml:space="preserve">Para ello, en la documentación de Malcolm se proponen una serie ajustes, que son los que vamos a realizar: </w:t>
      </w:r>
      <w:hyperlink r:id="rId18" w:history="1">
        <w:r w:rsidR="00B15094" w:rsidRPr="002379BF">
          <w:rPr>
            <w:rStyle w:val="Hipervnculo"/>
          </w:rPr>
          <w:t>https://malcolm.fyi/docs/malcolm-config.html#DiskUsage</w:t>
        </w:r>
      </w:hyperlink>
    </w:p>
    <w:p w14:paraId="5ACF0BE3" w14:textId="77777777" w:rsidR="008111BE" w:rsidRPr="008111BE" w:rsidRDefault="008111BE" w:rsidP="008111BE">
      <w:r w:rsidRPr="008111BE">
        <w:t xml:space="preserve">La eliminación de archivos PCAP en Malcolm se configura a través de variables de entorno en el archivo </w:t>
      </w:r>
      <w:r w:rsidRPr="008111BE">
        <w:rPr>
          <w:b/>
          <w:bCs/>
        </w:rPr>
        <w:t>arkime.env</w:t>
      </w:r>
      <w:r w:rsidRPr="008111BE">
        <w:t>:</w:t>
      </w:r>
    </w:p>
    <w:p w14:paraId="5407FA4D" w14:textId="77777777" w:rsidR="008111BE" w:rsidRPr="008111BE" w:rsidRDefault="008111BE" w:rsidP="008111BE">
      <w:pPr>
        <w:numPr>
          <w:ilvl w:val="0"/>
          <w:numId w:val="20"/>
        </w:numPr>
      </w:pPr>
      <w:r w:rsidRPr="008111BE">
        <w:rPr>
          <w:b/>
          <w:bCs/>
        </w:rPr>
        <w:t>MANAGE_PCAP_FILES</w:t>
      </w:r>
      <w:r w:rsidRPr="008111BE">
        <w:t>: Si está en true, Arkime eliminará los archivos PCAP más antiguos cuando el espacio de almacenamiento sea insuficiente (por defecto está en false).</w:t>
      </w:r>
    </w:p>
    <w:p w14:paraId="511A38F5" w14:textId="77777777" w:rsidR="008111BE" w:rsidRPr="008111BE" w:rsidRDefault="008111BE" w:rsidP="008111BE">
      <w:pPr>
        <w:numPr>
          <w:ilvl w:val="0"/>
          <w:numId w:val="20"/>
        </w:numPr>
      </w:pPr>
      <w:r w:rsidRPr="008111BE">
        <w:rPr>
          <w:b/>
          <w:bCs/>
        </w:rPr>
        <w:t>ARKIME_FREESPACEG</w:t>
      </w:r>
      <w:r w:rsidRPr="008111BE">
        <w:t>: Define el porcentaje de espacio libre deseado antes de eliminar archivos PCAP, por ejemplo, 5% significa eliminar cuando el espacio libre cae por debajo de ese valor (por defecto 10%).</w:t>
      </w:r>
    </w:p>
    <w:p w14:paraId="7C084B5A" w14:textId="7BBAB93B" w:rsidR="00EE3810" w:rsidRDefault="00C03F6D" w:rsidP="008111BE">
      <w:pPr>
        <w:jc w:val="center"/>
      </w:pPr>
      <w:r w:rsidRPr="00C03F6D">
        <w:rPr>
          <w:noProof/>
        </w:rPr>
        <w:drawing>
          <wp:inline distT="0" distB="0" distL="0" distR="0" wp14:anchorId="456106F1" wp14:editId="55144009">
            <wp:extent cx="2857899" cy="1200318"/>
            <wp:effectExtent l="0" t="0" r="0" b="0"/>
            <wp:docPr id="9594609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0939" name="Imagen 1" descr="Texto&#10;&#10;Descripción generada automáticamente"/>
                    <pic:cNvPicPr/>
                  </pic:nvPicPr>
                  <pic:blipFill>
                    <a:blip r:embed="rId19"/>
                    <a:stretch>
                      <a:fillRect/>
                    </a:stretch>
                  </pic:blipFill>
                  <pic:spPr>
                    <a:xfrm>
                      <a:off x="0" y="0"/>
                      <a:ext cx="2857899" cy="1200318"/>
                    </a:xfrm>
                    <a:prstGeom prst="rect">
                      <a:avLst/>
                    </a:prstGeom>
                  </pic:spPr>
                </pic:pic>
              </a:graphicData>
            </a:graphic>
          </wp:inline>
        </w:drawing>
      </w:r>
    </w:p>
    <w:p w14:paraId="20C4AB2E" w14:textId="77777777" w:rsidR="008219B4" w:rsidRPr="008219B4" w:rsidRDefault="008219B4" w:rsidP="008219B4">
      <w:pPr>
        <w:jc w:val="left"/>
      </w:pPr>
      <w:r w:rsidRPr="008219B4">
        <w:t>Los logs de Zeek y Suricata se almacenan temporalmente y se eliminan según estas variables en filebeat.env:</w:t>
      </w:r>
    </w:p>
    <w:p w14:paraId="33E7CEB7" w14:textId="77777777" w:rsidR="008219B4" w:rsidRPr="008219B4" w:rsidRDefault="008219B4" w:rsidP="008219B4">
      <w:pPr>
        <w:numPr>
          <w:ilvl w:val="0"/>
          <w:numId w:val="23"/>
        </w:numPr>
        <w:jc w:val="left"/>
      </w:pPr>
      <w:r w:rsidRPr="008219B4">
        <w:rPr>
          <w:b/>
          <w:bCs/>
        </w:rPr>
        <w:t>LOG_CLEANUP_MINUTES</w:t>
      </w:r>
      <w:r w:rsidRPr="008219B4">
        <w:t>: Tiempo en minutos para eliminar logs procesados.</w:t>
      </w:r>
    </w:p>
    <w:p w14:paraId="5EF21580" w14:textId="77777777" w:rsidR="008219B4" w:rsidRPr="008219B4" w:rsidRDefault="008219B4" w:rsidP="008219B4">
      <w:pPr>
        <w:numPr>
          <w:ilvl w:val="0"/>
          <w:numId w:val="23"/>
        </w:numPr>
        <w:jc w:val="left"/>
      </w:pPr>
      <w:r w:rsidRPr="008219B4">
        <w:rPr>
          <w:b/>
          <w:bCs/>
        </w:rPr>
        <w:t>ZIP_CLEANUP_MINUTES</w:t>
      </w:r>
      <w:r w:rsidRPr="008219B4">
        <w:t>: Tiempo en minutos para eliminar archivos comprimidos de logs procesados.</w:t>
      </w:r>
    </w:p>
    <w:p w14:paraId="5B82A825" w14:textId="7164FA72" w:rsidR="008219B4" w:rsidRDefault="00355A78" w:rsidP="008219B4">
      <w:pPr>
        <w:jc w:val="left"/>
      </w:pPr>
      <w:r w:rsidRPr="00355A78">
        <w:drawing>
          <wp:inline distT="0" distB="0" distL="0" distR="0" wp14:anchorId="49E8D136" wp14:editId="50064540">
            <wp:extent cx="5400040" cy="633095"/>
            <wp:effectExtent l="0" t="0" r="0" b="0"/>
            <wp:docPr id="1103437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37109" name=""/>
                    <pic:cNvPicPr/>
                  </pic:nvPicPr>
                  <pic:blipFill>
                    <a:blip r:embed="rId20"/>
                    <a:stretch>
                      <a:fillRect/>
                    </a:stretch>
                  </pic:blipFill>
                  <pic:spPr>
                    <a:xfrm>
                      <a:off x="0" y="0"/>
                      <a:ext cx="5400040" cy="633095"/>
                    </a:xfrm>
                    <a:prstGeom prst="rect">
                      <a:avLst/>
                    </a:prstGeom>
                  </pic:spPr>
                </pic:pic>
              </a:graphicData>
            </a:graphic>
          </wp:inline>
        </w:drawing>
      </w:r>
    </w:p>
    <w:p w14:paraId="765878E0" w14:textId="77777777" w:rsidR="008230DD" w:rsidRPr="008230DD" w:rsidRDefault="008230DD" w:rsidP="008230DD">
      <w:r w:rsidRPr="008230DD">
        <w:t>Los archivos extraídos por Zeek se eliminan según las siguientes variables en zeek.env:</w:t>
      </w:r>
    </w:p>
    <w:p w14:paraId="3B2211AD" w14:textId="77777777" w:rsidR="008230DD" w:rsidRPr="008230DD" w:rsidRDefault="008230DD" w:rsidP="008230DD">
      <w:pPr>
        <w:numPr>
          <w:ilvl w:val="0"/>
          <w:numId w:val="21"/>
        </w:numPr>
      </w:pPr>
      <w:r w:rsidRPr="008230DD">
        <w:rPr>
          <w:b/>
          <w:bCs/>
        </w:rPr>
        <w:t>EXTRACTED_FILE_PRUNE_THRESHOLD_MAX_SIZE</w:t>
      </w:r>
      <w:r w:rsidRPr="008230DD">
        <w:t>: Tamaño máximo que puede tener la carpeta extract_files/ antes de activar la eliminación.</w:t>
      </w:r>
    </w:p>
    <w:p w14:paraId="250CEDB2" w14:textId="77777777" w:rsidR="008230DD" w:rsidRPr="008230DD" w:rsidRDefault="008230DD" w:rsidP="008230DD">
      <w:pPr>
        <w:numPr>
          <w:ilvl w:val="0"/>
          <w:numId w:val="21"/>
        </w:numPr>
      </w:pPr>
      <w:r w:rsidRPr="008230DD">
        <w:rPr>
          <w:b/>
          <w:bCs/>
        </w:rPr>
        <w:t>EXTRACTED_FILE_PRUNE_THRESHOLD_TOTAL_DISK_USAGE_PERCENT</w:t>
      </w:r>
      <w:r w:rsidRPr="008230DD">
        <w:t>: Porcentaje máximo de uso del disco que puede tener la carpeta antes de activar la eliminación.</w:t>
      </w:r>
    </w:p>
    <w:p w14:paraId="59EDCAB1" w14:textId="0257E956" w:rsidR="008230DD" w:rsidRDefault="008230DD" w:rsidP="00EE3810">
      <w:pPr>
        <w:numPr>
          <w:ilvl w:val="0"/>
          <w:numId w:val="21"/>
        </w:numPr>
      </w:pPr>
      <w:r w:rsidRPr="008230DD">
        <w:rPr>
          <w:b/>
          <w:bCs/>
        </w:rPr>
        <w:t>EXTRACTED_FILE_PRUNE_INTERVAL_SECONDS</w:t>
      </w:r>
      <w:r w:rsidRPr="008230DD">
        <w:t>: Intervalo entre verificaciones de eliminación (por defecto 300 segundos).</w:t>
      </w:r>
    </w:p>
    <w:p w14:paraId="6D960C91" w14:textId="61DA50B3" w:rsidR="00A452F9" w:rsidRDefault="00A452F9" w:rsidP="00EE3810">
      <w:r w:rsidRPr="00A452F9">
        <w:rPr>
          <w:noProof/>
        </w:rPr>
        <w:lastRenderedPageBreak/>
        <w:drawing>
          <wp:inline distT="0" distB="0" distL="0" distR="0" wp14:anchorId="0F56E0AF" wp14:editId="4733F452">
            <wp:extent cx="5400040" cy="935355"/>
            <wp:effectExtent l="0" t="0" r="0" b="0"/>
            <wp:docPr id="1222343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43787" name=""/>
                    <pic:cNvPicPr/>
                  </pic:nvPicPr>
                  <pic:blipFill>
                    <a:blip r:embed="rId21"/>
                    <a:stretch>
                      <a:fillRect/>
                    </a:stretch>
                  </pic:blipFill>
                  <pic:spPr>
                    <a:xfrm>
                      <a:off x="0" y="0"/>
                      <a:ext cx="5400040" cy="935355"/>
                    </a:xfrm>
                    <a:prstGeom prst="rect">
                      <a:avLst/>
                    </a:prstGeom>
                  </pic:spPr>
                </pic:pic>
              </a:graphicData>
            </a:graphic>
          </wp:inline>
        </w:drawing>
      </w:r>
    </w:p>
    <w:p w14:paraId="222F1513" w14:textId="77777777" w:rsidR="008230DD" w:rsidRPr="008230DD" w:rsidRDefault="008230DD" w:rsidP="008230DD">
      <w:r w:rsidRPr="008230DD">
        <w:t>La gestión de índices en OpenSearch o Elasticsearch puede controlarse con el plugin adecuado y la variable:</w:t>
      </w:r>
    </w:p>
    <w:p w14:paraId="034841FD" w14:textId="77777777" w:rsidR="008230DD" w:rsidRPr="008230DD" w:rsidRDefault="008230DD" w:rsidP="008230DD">
      <w:pPr>
        <w:numPr>
          <w:ilvl w:val="0"/>
          <w:numId w:val="22"/>
        </w:numPr>
      </w:pPr>
      <w:r w:rsidRPr="008230DD">
        <w:rPr>
          <w:b/>
          <w:bCs/>
        </w:rPr>
        <w:t>OPENSEARCH_INDEX_SIZE_PRUNE_LIMIT</w:t>
      </w:r>
      <w:r w:rsidRPr="008230DD">
        <w:t>: Define el tamaño máximo que pueden ocupar los índices antes de eliminar los más antiguos (por ejemplo, 500 GB o un porcentaje del disco).</w:t>
      </w:r>
    </w:p>
    <w:p w14:paraId="1D617BCF" w14:textId="772AE3B2" w:rsidR="009238D1" w:rsidRDefault="009238D1" w:rsidP="00EE3810">
      <w:r w:rsidRPr="009238D1">
        <w:rPr>
          <w:noProof/>
        </w:rPr>
        <w:drawing>
          <wp:inline distT="0" distB="0" distL="0" distR="0" wp14:anchorId="436E2AD6" wp14:editId="1541539C">
            <wp:extent cx="5400040" cy="1492885"/>
            <wp:effectExtent l="0" t="0" r="0" b="0"/>
            <wp:docPr id="11900718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71880" name="Imagen 1" descr="Texto&#10;&#10;Descripción generada automáticamente"/>
                    <pic:cNvPicPr/>
                  </pic:nvPicPr>
                  <pic:blipFill>
                    <a:blip r:embed="rId22"/>
                    <a:stretch>
                      <a:fillRect/>
                    </a:stretch>
                  </pic:blipFill>
                  <pic:spPr>
                    <a:xfrm>
                      <a:off x="0" y="0"/>
                      <a:ext cx="5400040" cy="1492885"/>
                    </a:xfrm>
                    <a:prstGeom prst="rect">
                      <a:avLst/>
                    </a:prstGeom>
                  </pic:spPr>
                </pic:pic>
              </a:graphicData>
            </a:graphic>
          </wp:inline>
        </w:drawing>
      </w:r>
    </w:p>
    <w:p w14:paraId="5E0BFBCB" w14:textId="77777777" w:rsidR="008219B4" w:rsidRPr="00EE3810" w:rsidRDefault="008219B4" w:rsidP="00EE3810"/>
    <w:p w14:paraId="29FB95C0" w14:textId="77777777" w:rsidR="008657E4" w:rsidRDefault="008657E4" w:rsidP="00D25B71">
      <w:pPr>
        <w:pStyle w:val="Ttulo4"/>
      </w:pPr>
    </w:p>
    <w:p w14:paraId="77DDB69A" w14:textId="1110D19C" w:rsidR="00D25B71" w:rsidRPr="00D25B71" w:rsidRDefault="00413D97" w:rsidP="00D25B71">
      <w:pPr>
        <w:pStyle w:val="Cita"/>
        <w:jc w:val="center"/>
      </w:pPr>
      <w:r w:rsidRPr="00413D97">
        <w:rPr>
          <w:sz w:val="20"/>
          <w:szCs w:val="20"/>
        </w:rPr>
        <w:t>Puedes convertir toda adversidad en algo provechoso para ti con sólo pensar</w:t>
      </w:r>
      <w:r w:rsidR="00B9341C" w:rsidRPr="00413D97">
        <w:rPr>
          <w:sz w:val="20"/>
          <w:szCs w:val="20"/>
        </w:rPr>
        <w:t xml:space="preserve">. </w:t>
      </w:r>
      <w:r w:rsidR="00B9341C" w:rsidRPr="00413D97">
        <w:rPr>
          <w:sz w:val="16"/>
          <w:szCs w:val="16"/>
        </w:rPr>
        <w:t xml:space="preserve">– </w:t>
      </w:r>
      <w:r w:rsidRPr="00413D97">
        <w:rPr>
          <w:sz w:val="20"/>
          <w:szCs w:val="20"/>
        </w:rPr>
        <w:t>Robert Jordan</w:t>
      </w:r>
    </w:p>
    <w:p w14:paraId="51EF5083" w14:textId="7671AC60" w:rsidR="00CA56C9" w:rsidRPr="008137C7" w:rsidRDefault="00CA56C9" w:rsidP="0051719C"/>
    <w:sectPr w:rsidR="00CA56C9" w:rsidRPr="008137C7">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A624E" w14:textId="77777777" w:rsidR="00513D5B" w:rsidRDefault="00513D5B" w:rsidP="00281363">
      <w:pPr>
        <w:spacing w:before="0" w:after="0" w:line="240" w:lineRule="auto"/>
      </w:pPr>
      <w:r>
        <w:separator/>
      </w:r>
    </w:p>
  </w:endnote>
  <w:endnote w:type="continuationSeparator" w:id="0">
    <w:p w14:paraId="4DFB8C4C" w14:textId="77777777" w:rsidR="00513D5B" w:rsidRDefault="00513D5B" w:rsidP="00281363">
      <w:pPr>
        <w:spacing w:before="0" w:after="0" w:line="240" w:lineRule="auto"/>
      </w:pPr>
      <w:r>
        <w:continuationSeparator/>
      </w:r>
    </w:p>
  </w:endnote>
  <w:endnote w:type="continuationNotice" w:id="1">
    <w:p w14:paraId="732D078C" w14:textId="77777777" w:rsidR="00513D5B" w:rsidRDefault="00513D5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88217" w14:textId="0AAB535F" w:rsidR="00B04B91" w:rsidRDefault="00CE0A85" w:rsidP="00CE0A85">
    <w:pPr>
      <w:pStyle w:val="Piedepgina"/>
      <w:jc w:val="center"/>
    </w:pPr>
    <w:r>
      <w:rPr>
        <w:noProof/>
      </w:rPr>
      <w:drawing>
        <wp:inline distT="0" distB="0" distL="0" distR="0" wp14:anchorId="0B65C8A4" wp14:editId="570D84D0">
          <wp:extent cx="1419225" cy="454942"/>
          <wp:effectExtent l="0" t="0" r="0" b="2540"/>
          <wp:docPr id="6622149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duotone>
                      <a:prstClr val="black"/>
                      <a:schemeClr val="accent5">
                        <a:tint val="45000"/>
                        <a:satMod val="400000"/>
                      </a:schemeClr>
                    </a:duotone>
                    <a:extLst>
                      <a:ext uri="{28A0092B-C50C-407E-A947-70E740481C1C}">
                        <a14:useLocalDpi xmlns:a14="http://schemas.microsoft.com/office/drawing/2010/main" val="0"/>
                      </a:ext>
                    </a:extLst>
                  </a:blip>
                  <a:srcRect t="48727"/>
                  <a:stretch/>
                </pic:blipFill>
                <pic:spPr bwMode="auto">
                  <a:xfrm>
                    <a:off x="0" y="0"/>
                    <a:ext cx="1507498" cy="483239"/>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C3436" w14:textId="77777777" w:rsidR="00513D5B" w:rsidRDefault="00513D5B" w:rsidP="00281363">
      <w:pPr>
        <w:spacing w:before="0" w:after="0" w:line="240" w:lineRule="auto"/>
      </w:pPr>
      <w:r>
        <w:separator/>
      </w:r>
    </w:p>
  </w:footnote>
  <w:footnote w:type="continuationSeparator" w:id="0">
    <w:p w14:paraId="6A89AFAE" w14:textId="77777777" w:rsidR="00513D5B" w:rsidRDefault="00513D5B" w:rsidP="00281363">
      <w:pPr>
        <w:spacing w:before="0" w:after="0" w:line="240" w:lineRule="auto"/>
      </w:pPr>
      <w:r>
        <w:continuationSeparator/>
      </w:r>
    </w:p>
  </w:footnote>
  <w:footnote w:type="continuationNotice" w:id="1">
    <w:p w14:paraId="20239C90" w14:textId="77777777" w:rsidR="00513D5B" w:rsidRDefault="00513D5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51C5"/>
    <w:multiLevelType w:val="multilevel"/>
    <w:tmpl w:val="64F69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37525"/>
    <w:multiLevelType w:val="hybridMultilevel"/>
    <w:tmpl w:val="C71295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80055"/>
    <w:multiLevelType w:val="multilevel"/>
    <w:tmpl w:val="C94CE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47BA4"/>
    <w:multiLevelType w:val="hybridMultilevel"/>
    <w:tmpl w:val="314A6144"/>
    <w:lvl w:ilvl="0" w:tplc="D782461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8B4488"/>
    <w:multiLevelType w:val="multilevel"/>
    <w:tmpl w:val="BB60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72AA9"/>
    <w:multiLevelType w:val="multilevel"/>
    <w:tmpl w:val="C106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D94AFB"/>
    <w:multiLevelType w:val="multilevel"/>
    <w:tmpl w:val="7392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54D38"/>
    <w:multiLevelType w:val="hybridMultilevel"/>
    <w:tmpl w:val="4BA67902"/>
    <w:lvl w:ilvl="0" w:tplc="3978FBD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6513159"/>
    <w:multiLevelType w:val="hybridMultilevel"/>
    <w:tmpl w:val="7612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93500B"/>
    <w:multiLevelType w:val="hybridMultilevel"/>
    <w:tmpl w:val="FB0C99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29375A"/>
    <w:multiLevelType w:val="hybridMultilevel"/>
    <w:tmpl w:val="F06CE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8213CB"/>
    <w:multiLevelType w:val="multilevel"/>
    <w:tmpl w:val="FE605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4D63"/>
    <w:multiLevelType w:val="multilevel"/>
    <w:tmpl w:val="16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D0961"/>
    <w:multiLevelType w:val="hybridMultilevel"/>
    <w:tmpl w:val="13DC5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BD003F"/>
    <w:multiLevelType w:val="hybridMultilevel"/>
    <w:tmpl w:val="2DB49B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1492351"/>
    <w:multiLevelType w:val="multilevel"/>
    <w:tmpl w:val="066A7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8E4940"/>
    <w:multiLevelType w:val="hybridMultilevel"/>
    <w:tmpl w:val="D2B4C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71CAB"/>
    <w:multiLevelType w:val="hybridMultilevel"/>
    <w:tmpl w:val="F8207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BC677F8"/>
    <w:multiLevelType w:val="multilevel"/>
    <w:tmpl w:val="0BC4C594"/>
    <w:lvl w:ilvl="0">
      <w:start w:val="1"/>
      <w:numFmt w:val="decimal"/>
      <w:pStyle w:val="Ttulo1"/>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6FBD714E"/>
    <w:multiLevelType w:val="hybridMultilevel"/>
    <w:tmpl w:val="3774AC52"/>
    <w:lvl w:ilvl="0" w:tplc="83467848">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78231C8D"/>
    <w:multiLevelType w:val="multilevel"/>
    <w:tmpl w:val="FDA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D53818"/>
    <w:multiLevelType w:val="multilevel"/>
    <w:tmpl w:val="826855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9B4342"/>
    <w:multiLevelType w:val="hybridMultilevel"/>
    <w:tmpl w:val="8CF893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7625732">
    <w:abstractNumId w:val="19"/>
  </w:num>
  <w:num w:numId="2" w16cid:durableId="106705316">
    <w:abstractNumId w:val="10"/>
  </w:num>
  <w:num w:numId="3" w16cid:durableId="905145360">
    <w:abstractNumId w:val="22"/>
  </w:num>
  <w:num w:numId="4" w16cid:durableId="2126997812">
    <w:abstractNumId w:val="13"/>
  </w:num>
  <w:num w:numId="5" w16cid:durableId="1225602932">
    <w:abstractNumId w:val="7"/>
  </w:num>
  <w:num w:numId="6" w16cid:durableId="108478107">
    <w:abstractNumId w:val="3"/>
  </w:num>
  <w:num w:numId="7" w16cid:durableId="774206130">
    <w:abstractNumId w:val="0"/>
  </w:num>
  <w:num w:numId="8" w16cid:durableId="1834298395">
    <w:abstractNumId w:val="21"/>
  </w:num>
  <w:num w:numId="9" w16cid:durableId="820849174">
    <w:abstractNumId w:val="14"/>
  </w:num>
  <w:num w:numId="10" w16cid:durableId="1650864813">
    <w:abstractNumId w:val="5"/>
  </w:num>
  <w:num w:numId="11" w16cid:durableId="2145656188">
    <w:abstractNumId w:val="16"/>
  </w:num>
  <w:num w:numId="12" w16cid:durableId="834566822">
    <w:abstractNumId w:val="1"/>
  </w:num>
  <w:num w:numId="13" w16cid:durableId="981081722">
    <w:abstractNumId w:val="18"/>
  </w:num>
  <w:num w:numId="14" w16cid:durableId="302973176">
    <w:abstractNumId w:val="17"/>
  </w:num>
  <w:num w:numId="15" w16cid:durableId="1409377862">
    <w:abstractNumId w:val="2"/>
  </w:num>
  <w:num w:numId="16" w16cid:durableId="1161311862">
    <w:abstractNumId w:val="15"/>
  </w:num>
  <w:num w:numId="17" w16cid:durableId="814683903">
    <w:abstractNumId w:val="11"/>
  </w:num>
  <w:num w:numId="18" w16cid:durableId="476260875">
    <w:abstractNumId w:val="9"/>
  </w:num>
  <w:num w:numId="19" w16cid:durableId="619537358">
    <w:abstractNumId w:val="8"/>
  </w:num>
  <w:num w:numId="20" w16cid:durableId="1228489011">
    <w:abstractNumId w:val="4"/>
  </w:num>
  <w:num w:numId="21" w16cid:durableId="340744350">
    <w:abstractNumId w:val="12"/>
  </w:num>
  <w:num w:numId="22" w16cid:durableId="2064332682">
    <w:abstractNumId w:val="20"/>
  </w:num>
  <w:num w:numId="23" w16cid:durableId="4250761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EAC"/>
    <w:rsid w:val="00001143"/>
    <w:rsid w:val="000014C8"/>
    <w:rsid w:val="0000202D"/>
    <w:rsid w:val="0000280E"/>
    <w:rsid w:val="00004DD6"/>
    <w:rsid w:val="00005BD2"/>
    <w:rsid w:val="00007965"/>
    <w:rsid w:val="00007C8C"/>
    <w:rsid w:val="000136A1"/>
    <w:rsid w:val="00014AFB"/>
    <w:rsid w:val="0001561D"/>
    <w:rsid w:val="00017E96"/>
    <w:rsid w:val="000210F0"/>
    <w:rsid w:val="00022EA3"/>
    <w:rsid w:val="00023A7D"/>
    <w:rsid w:val="00025211"/>
    <w:rsid w:val="00025EF5"/>
    <w:rsid w:val="0002623E"/>
    <w:rsid w:val="00027F10"/>
    <w:rsid w:val="000300B3"/>
    <w:rsid w:val="000314F4"/>
    <w:rsid w:val="00031E70"/>
    <w:rsid w:val="00032CD7"/>
    <w:rsid w:val="00033CA3"/>
    <w:rsid w:val="00034A95"/>
    <w:rsid w:val="000359F1"/>
    <w:rsid w:val="00036744"/>
    <w:rsid w:val="000407E7"/>
    <w:rsid w:val="000431E9"/>
    <w:rsid w:val="00043462"/>
    <w:rsid w:val="00043858"/>
    <w:rsid w:val="000445F0"/>
    <w:rsid w:val="00044E1D"/>
    <w:rsid w:val="000450AC"/>
    <w:rsid w:val="00047B5C"/>
    <w:rsid w:val="0005008C"/>
    <w:rsid w:val="000513E7"/>
    <w:rsid w:val="0005280D"/>
    <w:rsid w:val="00053566"/>
    <w:rsid w:val="0005360E"/>
    <w:rsid w:val="00053705"/>
    <w:rsid w:val="000557D6"/>
    <w:rsid w:val="0005793D"/>
    <w:rsid w:val="00057B60"/>
    <w:rsid w:val="0006129C"/>
    <w:rsid w:val="00061BC8"/>
    <w:rsid w:val="00064C6C"/>
    <w:rsid w:val="00066560"/>
    <w:rsid w:val="00066D5B"/>
    <w:rsid w:val="0006713B"/>
    <w:rsid w:val="00067BB7"/>
    <w:rsid w:val="00067E07"/>
    <w:rsid w:val="00070653"/>
    <w:rsid w:val="000714A0"/>
    <w:rsid w:val="00071D7E"/>
    <w:rsid w:val="00072B02"/>
    <w:rsid w:val="00073E7A"/>
    <w:rsid w:val="00074E39"/>
    <w:rsid w:val="00076F29"/>
    <w:rsid w:val="000772E2"/>
    <w:rsid w:val="00077671"/>
    <w:rsid w:val="00077D50"/>
    <w:rsid w:val="00080C98"/>
    <w:rsid w:val="00081265"/>
    <w:rsid w:val="00084232"/>
    <w:rsid w:val="0008542C"/>
    <w:rsid w:val="00087E21"/>
    <w:rsid w:val="00090957"/>
    <w:rsid w:val="0009195D"/>
    <w:rsid w:val="0009200A"/>
    <w:rsid w:val="0009543B"/>
    <w:rsid w:val="00097011"/>
    <w:rsid w:val="00097DF7"/>
    <w:rsid w:val="00097E32"/>
    <w:rsid w:val="000A1111"/>
    <w:rsid w:val="000A1F31"/>
    <w:rsid w:val="000A2DC4"/>
    <w:rsid w:val="000A3875"/>
    <w:rsid w:val="000A41E1"/>
    <w:rsid w:val="000A4BD2"/>
    <w:rsid w:val="000A5461"/>
    <w:rsid w:val="000A55EF"/>
    <w:rsid w:val="000A5CE4"/>
    <w:rsid w:val="000B1F38"/>
    <w:rsid w:val="000B24F0"/>
    <w:rsid w:val="000B4962"/>
    <w:rsid w:val="000B4EF2"/>
    <w:rsid w:val="000B4F37"/>
    <w:rsid w:val="000B5F89"/>
    <w:rsid w:val="000B7E90"/>
    <w:rsid w:val="000C015F"/>
    <w:rsid w:val="000C1902"/>
    <w:rsid w:val="000C4931"/>
    <w:rsid w:val="000C5620"/>
    <w:rsid w:val="000C7C78"/>
    <w:rsid w:val="000D02CD"/>
    <w:rsid w:val="000D2129"/>
    <w:rsid w:val="000D7802"/>
    <w:rsid w:val="000D7A2C"/>
    <w:rsid w:val="000D7CAC"/>
    <w:rsid w:val="000E0831"/>
    <w:rsid w:val="000E2F84"/>
    <w:rsid w:val="000E36DD"/>
    <w:rsid w:val="000E6168"/>
    <w:rsid w:val="000E632B"/>
    <w:rsid w:val="000E7A86"/>
    <w:rsid w:val="000F1DBA"/>
    <w:rsid w:val="000F204F"/>
    <w:rsid w:val="000F27B2"/>
    <w:rsid w:val="000F36B7"/>
    <w:rsid w:val="000F5CAB"/>
    <w:rsid w:val="00100EA6"/>
    <w:rsid w:val="00101489"/>
    <w:rsid w:val="00101F07"/>
    <w:rsid w:val="00102F2C"/>
    <w:rsid w:val="001069CF"/>
    <w:rsid w:val="0011154D"/>
    <w:rsid w:val="0011217B"/>
    <w:rsid w:val="00112231"/>
    <w:rsid w:val="0011245F"/>
    <w:rsid w:val="00112492"/>
    <w:rsid w:val="0011260F"/>
    <w:rsid w:val="00113CF6"/>
    <w:rsid w:val="00116031"/>
    <w:rsid w:val="001201A8"/>
    <w:rsid w:val="00121B28"/>
    <w:rsid w:val="00121ECF"/>
    <w:rsid w:val="00122D42"/>
    <w:rsid w:val="00123EAC"/>
    <w:rsid w:val="00124A10"/>
    <w:rsid w:val="00125B77"/>
    <w:rsid w:val="0012676B"/>
    <w:rsid w:val="00127FBC"/>
    <w:rsid w:val="00133149"/>
    <w:rsid w:val="00133AD0"/>
    <w:rsid w:val="00135AD7"/>
    <w:rsid w:val="00136261"/>
    <w:rsid w:val="00137B05"/>
    <w:rsid w:val="00137C2B"/>
    <w:rsid w:val="00137E88"/>
    <w:rsid w:val="00140BD6"/>
    <w:rsid w:val="00141674"/>
    <w:rsid w:val="00141A01"/>
    <w:rsid w:val="00143C19"/>
    <w:rsid w:val="00144241"/>
    <w:rsid w:val="001442B1"/>
    <w:rsid w:val="00144BFD"/>
    <w:rsid w:val="00145270"/>
    <w:rsid w:val="001461BA"/>
    <w:rsid w:val="0014656E"/>
    <w:rsid w:val="00147004"/>
    <w:rsid w:val="00147430"/>
    <w:rsid w:val="0015261D"/>
    <w:rsid w:val="001528AE"/>
    <w:rsid w:val="00153CC6"/>
    <w:rsid w:val="00154E68"/>
    <w:rsid w:val="001568F0"/>
    <w:rsid w:val="001574AC"/>
    <w:rsid w:val="0016023E"/>
    <w:rsid w:val="00162324"/>
    <w:rsid w:val="00163024"/>
    <w:rsid w:val="00163DAB"/>
    <w:rsid w:val="00165F2B"/>
    <w:rsid w:val="001676DE"/>
    <w:rsid w:val="00171FCF"/>
    <w:rsid w:val="00175A64"/>
    <w:rsid w:val="00176846"/>
    <w:rsid w:val="001802E5"/>
    <w:rsid w:val="001835B9"/>
    <w:rsid w:val="00184491"/>
    <w:rsid w:val="00184F61"/>
    <w:rsid w:val="001856DF"/>
    <w:rsid w:val="00186FB7"/>
    <w:rsid w:val="0018786B"/>
    <w:rsid w:val="00191CDF"/>
    <w:rsid w:val="00194AE2"/>
    <w:rsid w:val="00196106"/>
    <w:rsid w:val="0019732B"/>
    <w:rsid w:val="00197A2F"/>
    <w:rsid w:val="00197C67"/>
    <w:rsid w:val="001A1119"/>
    <w:rsid w:val="001A2138"/>
    <w:rsid w:val="001A296C"/>
    <w:rsid w:val="001A2CCF"/>
    <w:rsid w:val="001A4A66"/>
    <w:rsid w:val="001A5FD3"/>
    <w:rsid w:val="001A6308"/>
    <w:rsid w:val="001B09B7"/>
    <w:rsid w:val="001B1B4D"/>
    <w:rsid w:val="001B1DC7"/>
    <w:rsid w:val="001B5E4C"/>
    <w:rsid w:val="001B7087"/>
    <w:rsid w:val="001B7AA3"/>
    <w:rsid w:val="001C01B4"/>
    <w:rsid w:val="001C3EE7"/>
    <w:rsid w:val="001C4843"/>
    <w:rsid w:val="001C4C4F"/>
    <w:rsid w:val="001C7223"/>
    <w:rsid w:val="001C75D8"/>
    <w:rsid w:val="001D08F6"/>
    <w:rsid w:val="001D0E76"/>
    <w:rsid w:val="001D360D"/>
    <w:rsid w:val="001D478E"/>
    <w:rsid w:val="001D5057"/>
    <w:rsid w:val="001D5EBE"/>
    <w:rsid w:val="001E051B"/>
    <w:rsid w:val="001E13B7"/>
    <w:rsid w:val="001E1793"/>
    <w:rsid w:val="001E29E8"/>
    <w:rsid w:val="001E6D35"/>
    <w:rsid w:val="001E7EE0"/>
    <w:rsid w:val="001F0FA1"/>
    <w:rsid w:val="001F22A9"/>
    <w:rsid w:val="001F26F0"/>
    <w:rsid w:val="001F2742"/>
    <w:rsid w:val="001F2D08"/>
    <w:rsid w:val="001F5CFE"/>
    <w:rsid w:val="001F6205"/>
    <w:rsid w:val="001F6737"/>
    <w:rsid w:val="001F69E1"/>
    <w:rsid w:val="001F72E4"/>
    <w:rsid w:val="00200365"/>
    <w:rsid w:val="002021A8"/>
    <w:rsid w:val="00202A87"/>
    <w:rsid w:val="00204197"/>
    <w:rsid w:val="002059AE"/>
    <w:rsid w:val="00205B40"/>
    <w:rsid w:val="0020756A"/>
    <w:rsid w:val="00207E36"/>
    <w:rsid w:val="00211CAA"/>
    <w:rsid w:val="002122F1"/>
    <w:rsid w:val="00212905"/>
    <w:rsid w:val="00212A13"/>
    <w:rsid w:val="00213A3A"/>
    <w:rsid w:val="00213AFC"/>
    <w:rsid w:val="00215644"/>
    <w:rsid w:val="0021659B"/>
    <w:rsid w:val="00217C1E"/>
    <w:rsid w:val="002210F3"/>
    <w:rsid w:val="00224ACF"/>
    <w:rsid w:val="002269B3"/>
    <w:rsid w:val="00227A3B"/>
    <w:rsid w:val="002303B1"/>
    <w:rsid w:val="00231A01"/>
    <w:rsid w:val="00231EFC"/>
    <w:rsid w:val="002321A0"/>
    <w:rsid w:val="00232D25"/>
    <w:rsid w:val="00233A34"/>
    <w:rsid w:val="0023451F"/>
    <w:rsid w:val="0023501F"/>
    <w:rsid w:val="00235389"/>
    <w:rsid w:val="00236190"/>
    <w:rsid w:val="00236A59"/>
    <w:rsid w:val="0023703C"/>
    <w:rsid w:val="00237D98"/>
    <w:rsid w:val="002408A6"/>
    <w:rsid w:val="002426AF"/>
    <w:rsid w:val="00242CFB"/>
    <w:rsid w:val="00243268"/>
    <w:rsid w:val="00243691"/>
    <w:rsid w:val="00244AD9"/>
    <w:rsid w:val="00244F8E"/>
    <w:rsid w:val="00244FBB"/>
    <w:rsid w:val="00245A69"/>
    <w:rsid w:val="002468B1"/>
    <w:rsid w:val="00247110"/>
    <w:rsid w:val="00251A02"/>
    <w:rsid w:val="0025249A"/>
    <w:rsid w:val="0025330C"/>
    <w:rsid w:val="00253B65"/>
    <w:rsid w:val="00255C84"/>
    <w:rsid w:val="002562D1"/>
    <w:rsid w:val="0025727C"/>
    <w:rsid w:val="002603F0"/>
    <w:rsid w:val="00260D57"/>
    <w:rsid w:val="00261A31"/>
    <w:rsid w:val="00262D2F"/>
    <w:rsid w:val="00264DB7"/>
    <w:rsid w:val="002653EB"/>
    <w:rsid w:val="002672EA"/>
    <w:rsid w:val="00267AAF"/>
    <w:rsid w:val="00267ABC"/>
    <w:rsid w:val="00270F04"/>
    <w:rsid w:val="0027170A"/>
    <w:rsid w:val="00271A25"/>
    <w:rsid w:val="00272C0A"/>
    <w:rsid w:val="00273756"/>
    <w:rsid w:val="00273BF6"/>
    <w:rsid w:val="002779C0"/>
    <w:rsid w:val="00281363"/>
    <w:rsid w:val="00286E8F"/>
    <w:rsid w:val="0028731F"/>
    <w:rsid w:val="002926F7"/>
    <w:rsid w:val="00296488"/>
    <w:rsid w:val="00296DEC"/>
    <w:rsid w:val="002972C2"/>
    <w:rsid w:val="0029770F"/>
    <w:rsid w:val="002979F3"/>
    <w:rsid w:val="002A0417"/>
    <w:rsid w:val="002A1C06"/>
    <w:rsid w:val="002A1E27"/>
    <w:rsid w:val="002A3BD8"/>
    <w:rsid w:val="002A5286"/>
    <w:rsid w:val="002A671D"/>
    <w:rsid w:val="002A7595"/>
    <w:rsid w:val="002A78DD"/>
    <w:rsid w:val="002A7C06"/>
    <w:rsid w:val="002B0CC3"/>
    <w:rsid w:val="002B16D0"/>
    <w:rsid w:val="002B1EAF"/>
    <w:rsid w:val="002B3913"/>
    <w:rsid w:val="002B4741"/>
    <w:rsid w:val="002B49FF"/>
    <w:rsid w:val="002B5299"/>
    <w:rsid w:val="002B6CC2"/>
    <w:rsid w:val="002B6D38"/>
    <w:rsid w:val="002C03C4"/>
    <w:rsid w:val="002C0ADB"/>
    <w:rsid w:val="002C161D"/>
    <w:rsid w:val="002C26BA"/>
    <w:rsid w:val="002C3C86"/>
    <w:rsid w:val="002C3FF4"/>
    <w:rsid w:val="002C692C"/>
    <w:rsid w:val="002C69F5"/>
    <w:rsid w:val="002C7771"/>
    <w:rsid w:val="002D03FA"/>
    <w:rsid w:val="002D07D9"/>
    <w:rsid w:val="002D0891"/>
    <w:rsid w:val="002D1FCF"/>
    <w:rsid w:val="002D3ADD"/>
    <w:rsid w:val="002D466E"/>
    <w:rsid w:val="002E1C5C"/>
    <w:rsid w:val="002E40ED"/>
    <w:rsid w:val="002E4286"/>
    <w:rsid w:val="002E6BC7"/>
    <w:rsid w:val="002F01AA"/>
    <w:rsid w:val="002F03B5"/>
    <w:rsid w:val="002F0985"/>
    <w:rsid w:val="002F41F2"/>
    <w:rsid w:val="002F4C32"/>
    <w:rsid w:val="002F4EC8"/>
    <w:rsid w:val="002F6179"/>
    <w:rsid w:val="002F70F5"/>
    <w:rsid w:val="00300141"/>
    <w:rsid w:val="00301133"/>
    <w:rsid w:val="003016B3"/>
    <w:rsid w:val="003020A8"/>
    <w:rsid w:val="003052CA"/>
    <w:rsid w:val="00306471"/>
    <w:rsid w:val="003074D6"/>
    <w:rsid w:val="00310B4B"/>
    <w:rsid w:val="00310D28"/>
    <w:rsid w:val="00313823"/>
    <w:rsid w:val="003144AB"/>
    <w:rsid w:val="003157E8"/>
    <w:rsid w:val="00316D90"/>
    <w:rsid w:val="00316FA0"/>
    <w:rsid w:val="00321747"/>
    <w:rsid w:val="00321A04"/>
    <w:rsid w:val="0032292C"/>
    <w:rsid w:val="00323683"/>
    <w:rsid w:val="00323D71"/>
    <w:rsid w:val="003247DE"/>
    <w:rsid w:val="00325E7A"/>
    <w:rsid w:val="00326142"/>
    <w:rsid w:val="00326BA8"/>
    <w:rsid w:val="0033045C"/>
    <w:rsid w:val="00330ACC"/>
    <w:rsid w:val="00330DD7"/>
    <w:rsid w:val="0033337B"/>
    <w:rsid w:val="00333C74"/>
    <w:rsid w:val="00336941"/>
    <w:rsid w:val="00336A30"/>
    <w:rsid w:val="00336F7D"/>
    <w:rsid w:val="003370E5"/>
    <w:rsid w:val="00341844"/>
    <w:rsid w:val="00343440"/>
    <w:rsid w:val="0034381C"/>
    <w:rsid w:val="0034623E"/>
    <w:rsid w:val="00347F93"/>
    <w:rsid w:val="00350F32"/>
    <w:rsid w:val="003523D8"/>
    <w:rsid w:val="00355A78"/>
    <w:rsid w:val="00355E72"/>
    <w:rsid w:val="00357DE9"/>
    <w:rsid w:val="0036019E"/>
    <w:rsid w:val="00361423"/>
    <w:rsid w:val="0036169D"/>
    <w:rsid w:val="003643E9"/>
    <w:rsid w:val="0036566B"/>
    <w:rsid w:val="003658D7"/>
    <w:rsid w:val="0036593E"/>
    <w:rsid w:val="00366945"/>
    <w:rsid w:val="003724F5"/>
    <w:rsid w:val="00372D24"/>
    <w:rsid w:val="003740D1"/>
    <w:rsid w:val="00377F9B"/>
    <w:rsid w:val="00380B1E"/>
    <w:rsid w:val="00381152"/>
    <w:rsid w:val="003821E6"/>
    <w:rsid w:val="00382EFD"/>
    <w:rsid w:val="00383055"/>
    <w:rsid w:val="0038327D"/>
    <w:rsid w:val="003833B7"/>
    <w:rsid w:val="0038400C"/>
    <w:rsid w:val="00384297"/>
    <w:rsid w:val="00386726"/>
    <w:rsid w:val="00386778"/>
    <w:rsid w:val="00386BF7"/>
    <w:rsid w:val="00386FA5"/>
    <w:rsid w:val="00390B0B"/>
    <w:rsid w:val="00393145"/>
    <w:rsid w:val="003944C8"/>
    <w:rsid w:val="0039597D"/>
    <w:rsid w:val="003A0310"/>
    <w:rsid w:val="003A34C5"/>
    <w:rsid w:val="003A5043"/>
    <w:rsid w:val="003A5231"/>
    <w:rsid w:val="003A558D"/>
    <w:rsid w:val="003A5D1F"/>
    <w:rsid w:val="003B0AD6"/>
    <w:rsid w:val="003B214C"/>
    <w:rsid w:val="003B5BE3"/>
    <w:rsid w:val="003B6AA8"/>
    <w:rsid w:val="003B7587"/>
    <w:rsid w:val="003B7FA8"/>
    <w:rsid w:val="003C01A8"/>
    <w:rsid w:val="003C2DEE"/>
    <w:rsid w:val="003C30F1"/>
    <w:rsid w:val="003C4D59"/>
    <w:rsid w:val="003C6A92"/>
    <w:rsid w:val="003C7B80"/>
    <w:rsid w:val="003D1466"/>
    <w:rsid w:val="003D4096"/>
    <w:rsid w:val="003D489D"/>
    <w:rsid w:val="003D5DC6"/>
    <w:rsid w:val="003D75E1"/>
    <w:rsid w:val="003D7BFA"/>
    <w:rsid w:val="003E17AB"/>
    <w:rsid w:val="003E288F"/>
    <w:rsid w:val="003E2D66"/>
    <w:rsid w:val="003E2EB3"/>
    <w:rsid w:val="003E2FDC"/>
    <w:rsid w:val="003E5359"/>
    <w:rsid w:val="003E6DBD"/>
    <w:rsid w:val="003F061B"/>
    <w:rsid w:val="003F1310"/>
    <w:rsid w:val="003F179C"/>
    <w:rsid w:val="003F2A71"/>
    <w:rsid w:val="003F3441"/>
    <w:rsid w:val="003F4DEB"/>
    <w:rsid w:val="003F57C3"/>
    <w:rsid w:val="003F7A30"/>
    <w:rsid w:val="0040009F"/>
    <w:rsid w:val="00403A1D"/>
    <w:rsid w:val="004064C6"/>
    <w:rsid w:val="004105F7"/>
    <w:rsid w:val="00410CD3"/>
    <w:rsid w:val="00412EC9"/>
    <w:rsid w:val="00413454"/>
    <w:rsid w:val="00413D97"/>
    <w:rsid w:val="004155EA"/>
    <w:rsid w:val="00417204"/>
    <w:rsid w:val="00417AA1"/>
    <w:rsid w:val="00417BD8"/>
    <w:rsid w:val="004205F7"/>
    <w:rsid w:val="00423A5A"/>
    <w:rsid w:val="0042442C"/>
    <w:rsid w:val="004270C7"/>
    <w:rsid w:val="004275A0"/>
    <w:rsid w:val="00430A72"/>
    <w:rsid w:val="00430B80"/>
    <w:rsid w:val="00433FC2"/>
    <w:rsid w:val="004343CE"/>
    <w:rsid w:val="0043770F"/>
    <w:rsid w:val="00440534"/>
    <w:rsid w:val="00440D17"/>
    <w:rsid w:val="0044182C"/>
    <w:rsid w:val="004424FF"/>
    <w:rsid w:val="00442A30"/>
    <w:rsid w:val="0044561C"/>
    <w:rsid w:val="004459F4"/>
    <w:rsid w:val="004466F4"/>
    <w:rsid w:val="00447892"/>
    <w:rsid w:val="004500D6"/>
    <w:rsid w:val="00450BDC"/>
    <w:rsid w:val="00450D7D"/>
    <w:rsid w:val="00451830"/>
    <w:rsid w:val="004528CE"/>
    <w:rsid w:val="00452C4D"/>
    <w:rsid w:val="00456457"/>
    <w:rsid w:val="004571A0"/>
    <w:rsid w:val="0046346E"/>
    <w:rsid w:val="0046438C"/>
    <w:rsid w:val="00464413"/>
    <w:rsid w:val="00464FBE"/>
    <w:rsid w:val="00466411"/>
    <w:rsid w:val="00467E1D"/>
    <w:rsid w:val="004708B1"/>
    <w:rsid w:val="004713FB"/>
    <w:rsid w:val="00471998"/>
    <w:rsid w:val="00472976"/>
    <w:rsid w:val="00474772"/>
    <w:rsid w:val="00475651"/>
    <w:rsid w:val="00476415"/>
    <w:rsid w:val="00476B45"/>
    <w:rsid w:val="0048120B"/>
    <w:rsid w:val="0048129E"/>
    <w:rsid w:val="00481CB9"/>
    <w:rsid w:val="00481DCB"/>
    <w:rsid w:val="004843F0"/>
    <w:rsid w:val="00484CDE"/>
    <w:rsid w:val="0048666D"/>
    <w:rsid w:val="00487480"/>
    <w:rsid w:val="00490419"/>
    <w:rsid w:val="004937C4"/>
    <w:rsid w:val="00494AF1"/>
    <w:rsid w:val="00494C3E"/>
    <w:rsid w:val="004963C0"/>
    <w:rsid w:val="004A4B8E"/>
    <w:rsid w:val="004A5397"/>
    <w:rsid w:val="004A7AD1"/>
    <w:rsid w:val="004B01C5"/>
    <w:rsid w:val="004B160C"/>
    <w:rsid w:val="004B31E6"/>
    <w:rsid w:val="004B3A69"/>
    <w:rsid w:val="004B51CD"/>
    <w:rsid w:val="004B5B6E"/>
    <w:rsid w:val="004B6D89"/>
    <w:rsid w:val="004B7055"/>
    <w:rsid w:val="004B779E"/>
    <w:rsid w:val="004C0CA8"/>
    <w:rsid w:val="004C212E"/>
    <w:rsid w:val="004C233B"/>
    <w:rsid w:val="004C340F"/>
    <w:rsid w:val="004C41A7"/>
    <w:rsid w:val="004C43FA"/>
    <w:rsid w:val="004C543C"/>
    <w:rsid w:val="004C5936"/>
    <w:rsid w:val="004C6C22"/>
    <w:rsid w:val="004C6F20"/>
    <w:rsid w:val="004D0C3C"/>
    <w:rsid w:val="004D17CA"/>
    <w:rsid w:val="004D2DA7"/>
    <w:rsid w:val="004D4606"/>
    <w:rsid w:val="004D731A"/>
    <w:rsid w:val="004D77D2"/>
    <w:rsid w:val="004D7A12"/>
    <w:rsid w:val="004E0050"/>
    <w:rsid w:val="004E03DD"/>
    <w:rsid w:val="004E08FE"/>
    <w:rsid w:val="004E1789"/>
    <w:rsid w:val="004E63EC"/>
    <w:rsid w:val="004E6433"/>
    <w:rsid w:val="004E686B"/>
    <w:rsid w:val="004F0C04"/>
    <w:rsid w:val="004F4C35"/>
    <w:rsid w:val="004F51CF"/>
    <w:rsid w:val="004F68A5"/>
    <w:rsid w:val="004F7061"/>
    <w:rsid w:val="00501738"/>
    <w:rsid w:val="00501ABB"/>
    <w:rsid w:val="0050249F"/>
    <w:rsid w:val="00503B67"/>
    <w:rsid w:val="00506E7F"/>
    <w:rsid w:val="00513D5B"/>
    <w:rsid w:val="00513DC7"/>
    <w:rsid w:val="00514F67"/>
    <w:rsid w:val="005153D7"/>
    <w:rsid w:val="0051719C"/>
    <w:rsid w:val="005204A5"/>
    <w:rsid w:val="00522546"/>
    <w:rsid w:val="00523343"/>
    <w:rsid w:val="00524E90"/>
    <w:rsid w:val="005252DE"/>
    <w:rsid w:val="0052565F"/>
    <w:rsid w:val="00526AC0"/>
    <w:rsid w:val="005317AD"/>
    <w:rsid w:val="00531EE3"/>
    <w:rsid w:val="0053287D"/>
    <w:rsid w:val="00533B70"/>
    <w:rsid w:val="00534158"/>
    <w:rsid w:val="00534F7A"/>
    <w:rsid w:val="00536788"/>
    <w:rsid w:val="0054052F"/>
    <w:rsid w:val="00542B4D"/>
    <w:rsid w:val="0054386A"/>
    <w:rsid w:val="0054560D"/>
    <w:rsid w:val="0054569D"/>
    <w:rsid w:val="00545D9C"/>
    <w:rsid w:val="00546CB5"/>
    <w:rsid w:val="00550F5F"/>
    <w:rsid w:val="00552DC7"/>
    <w:rsid w:val="005553F1"/>
    <w:rsid w:val="00556D54"/>
    <w:rsid w:val="00557308"/>
    <w:rsid w:val="00557B53"/>
    <w:rsid w:val="00557D31"/>
    <w:rsid w:val="0056053D"/>
    <w:rsid w:val="00560F09"/>
    <w:rsid w:val="00561C97"/>
    <w:rsid w:val="00561E86"/>
    <w:rsid w:val="005672C6"/>
    <w:rsid w:val="00567314"/>
    <w:rsid w:val="00567FF9"/>
    <w:rsid w:val="0057103E"/>
    <w:rsid w:val="00572903"/>
    <w:rsid w:val="00574907"/>
    <w:rsid w:val="00576441"/>
    <w:rsid w:val="00576E1A"/>
    <w:rsid w:val="00580E67"/>
    <w:rsid w:val="00582B1A"/>
    <w:rsid w:val="00583252"/>
    <w:rsid w:val="0058458D"/>
    <w:rsid w:val="00584DF3"/>
    <w:rsid w:val="00585061"/>
    <w:rsid w:val="00586493"/>
    <w:rsid w:val="00586631"/>
    <w:rsid w:val="00586F95"/>
    <w:rsid w:val="00587E76"/>
    <w:rsid w:val="00593F46"/>
    <w:rsid w:val="00594FC0"/>
    <w:rsid w:val="00595D9C"/>
    <w:rsid w:val="005A0F54"/>
    <w:rsid w:val="005A3232"/>
    <w:rsid w:val="005A3ED1"/>
    <w:rsid w:val="005A4476"/>
    <w:rsid w:val="005A6518"/>
    <w:rsid w:val="005A7621"/>
    <w:rsid w:val="005A7652"/>
    <w:rsid w:val="005A786D"/>
    <w:rsid w:val="005A7FF7"/>
    <w:rsid w:val="005B045D"/>
    <w:rsid w:val="005B1483"/>
    <w:rsid w:val="005B2BD5"/>
    <w:rsid w:val="005B33B1"/>
    <w:rsid w:val="005B3C94"/>
    <w:rsid w:val="005B5BFD"/>
    <w:rsid w:val="005B6052"/>
    <w:rsid w:val="005B6E18"/>
    <w:rsid w:val="005B6F37"/>
    <w:rsid w:val="005B75A5"/>
    <w:rsid w:val="005C1146"/>
    <w:rsid w:val="005C1BD9"/>
    <w:rsid w:val="005C2976"/>
    <w:rsid w:val="005C3526"/>
    <w:rsid w:val="005C5BD4"/>
    <w:rsid w:val="005C72D2"/>
    <w:rsid w:val="005D0A4D"/>
    <w:rsid w:val="005D1B95"/>
    <w:rsid w:val="005D5CAF"/>
    <w:rsid w:val="005E025D"/>
    <w:rsid w:val="005E07D7"/>
    <w:rsid w:val="005E1632"/>
    <w:rsid w:val="005E1BF5"/>
    <w:rsid w:val="005E4B58"/>
    <w:rsid w:val="005F0562"/>
    <w:rsid w:val="005F0807"/>
    <w:rsid w:val="005F0A89"/>
    <w:rsid w:val="005F2154"/>
    <w:rsid w:val="005F283A"/>
    <w:rsid w:val="005F50BF"/>
    <w:rsid w:val="005F51E7"/>
    <w:rsid w:val="005F54D4"/>
    <w:rsid w:val="0060053D"/>
    <w:rsid w:val="00600E94"/>
    <w:rsid w:val="00602C29"/>
    <w:rsid w:val="00603A73"/>
    <w:rsid w:val="006050DF"/>
    <w:rsid w:val="00605AF5"/>
    <w:rsid w:val="00606A98"/>
    <w:rsid w:val="006070DD"/>
    <w:rsid w:val="00610E24"/>
    <w:rsid w:val="00614971"/>
    <w:rsid w:val="00615074"/>
    <w:rsid w:val="006150BE"/>
    <w:rsid w:val="00616DB5"/>
    <w:rsid w:val="006176A5"/>
    <w:rsid w:val="00621A00"/>
    <w:rsid w:val="00621C95"/>
    <w:rsid w:val="006228BD"/>
    <w:rsid w:val="00622F19"/>
    <w:rsid w:val="00623940"/>
    <w:rsid w:val="006241B2"/>
    <w:rsid w:val="00625115"/>
    <w:rsid w:val="0062582C"/>
    <w:rsid w:val="00626787"/>
    <w:rsid w:val="006305AB"/>
    <w:rsid w:val="00631963"/>
    <w:rsid w:val="006324BF"/>
    <w:rsid w:val="0063350C"/>
    <w:rsid w:val="00635143"/>
    <w:rsid w:val="00635226"/>
    <w:rsid w:val="006373F7"/>
    <w:rsid w:val="00640FAB"/>
    <w:rsid w:val="00641DA2"/>
    <w:rsid w:val="00643DDE"/>
    <w:rsid w:val="0064425C"/>
    <w:rsid w:val="006449DA"/>
    <w:rsid w:val="00644DAF"/>
    <w:rsid w:val="006460B4"/>
    <w:rsid w:val="0064690F"/>
    <w:rsid w:val="00647553"/>
    <w:rsid w:val="006523BF"/>
    <w:rsid w:val="00653906"/>
    <w:rsid w:val="00665C75"/>
    <w:rsid w:val="006666BA"/>
    <w:rsid w:val="006670F4"/>
    <w:rsid w:val="0067104D"/>
    <w:rsid w:val="00671302"/>
    <w:rsid w:val="0067230A"/>
    <w:rsid w:val="00675149"/>
    <w:rsid w:val="006772F7"/>
    <w:rsid w:val="0068038E"/>
    <w:rsid w:val="006806C5"/>
    <w:rsid w:val="00682907"/>
    <w:rsid w:val="00682973"/>
    <w:rsid w:val="006871E1"/>
    <w:rsid w:val="00692BFF"/>
    <w:rsid w:val="00695ACF"/>
    <w:rsid w:val="00697439"/>
    <w:rsid w:val="00697AA2"/>
    <w:rsid w:val="006A11DC"/>
    <w:rsid w:val="006A49D6"/>
    <w:rsid w:val="006A4B74"/>
    <w:rsid w:val="006B0272"/>
    <w:rsid w:val="006B4A43"/>
    <w:rsid w:val="006B613C"/>
    <w:rsid w:val="006B6346"/>
    <w:rsid w:val="006C1BC0"/>
    <w:rsid w:val="006C1E40"/>
    <w:rsid w:val="006C752D"/>
    <w:rsid w:val="006D1869"/>
    <w:rsid w:val="006D1D98"/>
    <w:rsid w:val="006D3EBD"/>
    <w:rsid w:val="006D4C8F"/>
    <w:rsid w:val="006D55A6"/>
    <w:rsid w:val="006D6321"/>
    <w:rsid w:val="006D7BFE"/>
    <w:rsid w:val="006D7EB2"/>
    <w:rsid w:val="006E04D8"/>
    <w:rsid w:val="006E06A1"/>
    <w:rsid w:val="006E07E7"/>
    <w:rsid w:val="006E0D16"/>
    <w:rsid w:val="006E3395"/>
    <w:rsid w:val="006E3DDD"/>
    <w:rsid w:val="006E434C"/>
    <w:rsid w:val="006E692D"/>
    <w:rsid w:val="006F19A5"/>
    <w:rsid w:val="006F26ED"/>
    <w:rsid w:val="006F40D8"/>
    <w:rsid w:val="006F43A2"/>
    <w:rsid w:val="006F537E"/>
    <w:rsid w:val="006F53AB"/>
    <w:rsid w:val="00700EFF"/>
    <w:rsid w:val="0070176D"/>
    <w:rsid w:val="007021C4"/>
    <w:rsid w:val="00702D4D"/>
    <w:rsid w:val="00703553"/>
    <w:rsid w:val="00704637"/>
    <w:rsid w:val="00704788"/>
    <w:rsid w:val="00704DAA"/>
    <w:rsid w:val="00707212"/>
    <w:rsid w:val="007101E2"/>
    <w:rsid w:val="00712026"/>
    <w:rsid w:val="00712E4F"/>
    <w:rsid w:val="00713924"/>
    <w:rsid w:val="00713F15"/>
    <w:rsid w:val="0071448E"/>
    <w:rsid w:val="007159D4"/>
    <w:rsid w:val="00717D8F"/>
    <w:rsid w:val="00720A27"/>
    <w:rsid w:val="00720B81"/>
    <w:rsid w:val="0072193A"/>
    <w:rsid w:val="00721950"/>
    <w:rsid w:val="0072367F"/>
    <w:rsid w:val="007239BE"/>
    <w:rsid w:val="00724547"/>
    <w:rsid w:val="00725D6D"/>
    <w:rsid w:val="00726B1D"/>
    <w:rsid w:val="00727F65"/>
    <w:rsid w:val="00730F11"/>
    <w:rsid w:val="00731C26"/>
    <w:rsid w:val="00732016"/>
    <w:rsid w:val="00733CDE"/>
    <w:rsid w:val="007351DC"/>
    <w:rsid w:val="007364D3"/>
    <w:rsid w:val="007409D8"/>
    <w:rsid w:val="00741229"/>
    <w:rsid w:val="00743F54"/>
    <w:rsid w:val="00744DB4"/>
    <w:rsid w:val="00746BCD"/>
    <w:rsid w:val="00746BDC"/>
    <w:rsid w:val="00747547"/>
    <w:rsid w:val="007509E8"/>
    <w:rsid w:val="0075264A"/>
    <w:rsid w:val="00752B96"/>
    <w:rsid w:val="00752CC9"/>
    <w:rsid w:val="0075381B"/>
    <w:rsid w:val="0075455B"/>
    <w:rsid w:val="007546BA"/>
    <w:rsid w:val="0075537C"/>
    <w:rsid w:val="0075792E"/>
    <w:rsid w:val="00760FEC"/>
    <w:rsid w:val="007618DB"/>
    <w:rsid w:val="00763335"/>
    <w:rsid w:val="00763DB1"/>
    <w:rsid w:val="00765929"/>
    <w:rsid w:val="007704D9"/>
    <w:rsid w:val="00770706"/>
    <w:rsid w:val="00772971"/>
    <w:rsid w:val="007766A1"/>
    <w:rsid w:val="00780EDD"/>
    <w:rsid w:val="00781C79"/>
    <w:rsid w:val="007821B6"/>
    <w:rsid w:val="0078251F"/>
    <w:rsid w:val="007825B7"/>
    <w:rsid w:val="00785A5E"/>
    <w:rsid w:val="00786243"/>
    <w:rsid w:val="0078746A"/>
    <w:rsid w:val="00790D5E"/>
    <w:rsid w:val="00793864"/>
    <w:rsid w:val="00795292"/>
    <w:rsid w:val="00796666"/>
    <w:rsid w:val="007A0F50"/>
    <w:rsid w:val="007A2D97"/>
    <w:rsid w:val="007A4662"/>
    <w:rsid w:val="007A4872"/>
    <w:rsid w:val="007A55F4"/>
    <w:rsid w:val="007A5BC8"/>
    <w:rsid w:val="007A68B1"/>
    <w:rsid w:val="007A6C8C"/>
    <w:rsid w:val="007A7720"/>
    <w:rsid w:val="007B1989"/>
    <w:rsid w:val="007B1BAD"/>
    <w:rsid w:val="007B2B6F"/>
    <w:rsid w:val="007B5315"/>
    <w:rsid w:val="007B668C"/>
    <w:rsid w:val="007B6DDC"/>
    <w:rsid w:val="007C48B0"/>
    <w:rsid w:val="007C525A"/>
    <w:rsid w:val="007C5DC4"/>
    <w:rsid w:val="007C6D69"/>
    <w:rsid w:val="007C73E6"/>
    <w:rsid w:val="007C758C"/>
    <w:rsid w:val="007C7802"/>
    <w:rsid w:val="007D0524"/>
    <w:rsid w:val="007D1D7E"/>
    <w:rsid w:val="007D2F05"/>
    <w:rsid w:val="007D3A68"/>
    <w:rsid w:val="007D4A21"/>
    <w:rsid w:val="007D543C"/>
    <w:rsid w:val="007D583E"/>
    <w:rsid w:val="007D61A7"/>
    <w:rsid w:val="007D77E2"/>
    <w:rsid w:val="007E068E"/>
    <w:rsid w:val="007E1C84"/>
    <w:rsid w:val="007E441B"/>
    <w:rsid w:val="007E494B"/>
    <w:rsid w:val="007E52C8"/>
    <w:rsid w:val="007E675B"/>
    <w:rsid w:val="007E69F3"/>
    <w:rsid w:val="007E712F"/>
    <w:rsid w:val="007F1575"/>
    <w:rsid w:val="007F15D2"/>
    <w:rsid w:val="007F5272"/>
    <w:rsid w:val="007F5693"/>
    <w:rsid w:val="007F7EF9"/>
    <w:rsid w:val="007F7FEC"/>
    <w:rsid w:val="00801722"/>
    <w:rsid w:val="008019BD"/>
    <w:rsid w:val="00802B82"/>
    <w:rsid w:val="00803321"/>
    <w:rsid w:val="00804C1A"/>
    <w:rsid w:val="00805983"/>
    <w:rsid w:val="00805A0A"/>
    <w:rsid w:val="008104C1"/>
    <w:rsid w:val="0081097D"/>
    <w:rsid w:val="008111BE"/>
    <w:rsid w:val="008137C7"/>
    <w:rsid w:val="00815042"/>
    <w:rsid w:val="00816F19"/>
    <w:rsid w:val="00820201"/>
    <w:rsid w:val="00820BBB"/>
    <w:rsid w:val="00820E05"/>
    <w:rsid w:val="008219B4"/>
    <w:rsid w:val="00822877"/>
    <w:rsid w:val="00822B34"/>
    <w:rsid w:val="008230DD"/>
    <w:rsid w:val="00824B88"/>
    <w:rsid w:val="00825834"/>
    <w:rsid w:val="008267B1"/>
    <w:rsid w:val="00826B1B"/>
    <w:rsid w:val="00830C4E"/>
    <w:rsid w:val="00831729"/>
    <w:rsid w:val="00832A2C"/>
    <w:rsid w:val="00832CB9"/>
    <w:rsid w:val="00833D59"/>
    <w:rsid w:val="008348B9"/>
    <w:rsid w:val="00837BDE"/>
    <w:rsid w:val="0084224A"/>
    <w:rsid w:val="008429DB"/>
    <w:rsid w:val="00845CB5"/>
    <w:rsid w:val="00851826"/>
    <w:rsid w:val="00852BD1"/>
    <w:rsid w:val="00852C1C"/>
    <w:rsid w:val="00853BC7"/>
    <w:rsid w:val="00854090"/>
    <w:rsid w:val="00855266"/>
    <w:rsid w:val="00857063"/>
    <w:rsid w:val="00857F04"/>
    <w:rsid w:val="008604CD"/>
    <w:rsid w:val="008613E8"/>
    <w:rsid w:val="0086195E"/>
    <w:rsid w:val="00863231"/>
    <w:rsid w:val="008632E4"/>
    <w:rsid w:val="00864A4C"/>
    <w:rsid w:val="00865771"/>
    <w:rsid w:val="008657E4"/>
    <w:rsid w:val="00865C6C"/>
    <w:rsid w:val="00871751"/>
    <w:rsid w:val="0087198B"/>
    <w:rsid w:val="008723F8"/>
    <w:rsid w:val="008755F5"/>
    <w:rsid w:val="008775D1"/>
    <w:rsid w:val="00877CAD"/>
    <w:rsid w:val="008803E4"/>
    <w:rsid w:val="00880C31"/>
    <w:rsid w:val="008811A9"/>
    <w:rsid w:val="00881FA2"/>
    <w:rsid w:val="008824A6"/>
    <w:rsid w:val="0088438F"/>
    <w:rsid w:val="008859F8"/>
    <w:rsid w:val="008872EF"/>
    <w:rsid w:val="008903A8"/>
    <w:rsid w:val="008905CB"/>
    <w:rsid w:val="00891F21"/>
    <w:rsid w:val="00893D11"/>
    <w:rsid w:val="00894F6B"/>
    <w:rsid w:val="00895EFC"/>
    <w:rsid w:val="00896022"/>
    <w:rsid w:val="008A0800"/>
    <w:rsid w:val="008A0EA2"/>
    <w:rsid w:val="008A3015"/>
    <w:rsid w:val="008A347C"/>
    <w:rsid w:val="008A60A2"/>
    <w:rsid w:val="008A62FA"/>
    <w:rsid w:val="008B072D"/>
    <w:rsid w:val="008B1013"/>
    <w:rsid w:val="008B1176"/>
    <w:rsid w:val="008B4763"/>
    <w:rsid w:val="008B59C7"/>
    <w:rsid w:val="008B7BC3"/>
    <w:rsid w:val="008C1A60"/>
    <w:rsid w:val="008C1B7A"/>
    <w:rsid w:val="008C1BD2"/>
    <w:rsid w:val="008C1CA9"/>
    <w:rsid w:val="008C24B1"/>
    <w:rsid w:val="008C2D11"/>
    <w:rsid w:val="008C4116"/>
    <w:rsid w:val="008C4BC6"/>
    <w:rsid w:val="008C6D30"/>
    <w:rsid w:val="008C78E8"/>
    <w:rsid w:val="008D0ABE"/>
    <w:rsid w:val="008D0E8D"/>
    <w:rsid w:val="008D1AAD"/>
    <w:rsid w:val="008D7310"/>
    <w:rsid w:val="008D7387"/>
    <w:rsid w:val="008E0B67"/>
    <w:rsid w:val="008E1B28"/>
    <w:rsid w:val="008E375A"/>
    <w:rsid w:val="008E41BD"/>
    <w:rsid w:val="008E4322"/>
    <w:rsid w:val="008E533D"/>
    <w:rsid w:val="008E7157"/>
    <w:rsid w:val="008F0285"/>
    <w:rsid w:val="008F18EC"/>
    <w:rsid w:val="008F2C97"/>
    <w:rsid w:val="008F2FB4"/>
    <w:rsid w:val="008F53DC"/>
    <w:rsid w:val="008F71C2"/>
    <w:rsid w:val="00901211"/>
    <w:rsid w:val="00901256"/>
    <w:rsid w:val="009021BC"/>
    <w:rsid w:val="00903C5E"/>
    <w:rsid w:val="00904390"/>
    <w:rsid w:val="00906986"/>
    <w:rsid w:val="00907E3A"/>
    <w:rsid w:val="009100B9"/>
    <w:rsid w:val="00912689"/>
    <w:rsid w:val="0091609C"/>
    <w:rsid w:val="00916F15"/>
    <w:rsid w:val="0092064C"/>
    <w:rsid w:val="00921AB8"/>
    <w:rsid w:val="009238D1"/>
    <w:rsid w:val="00923E8B"/>
    <w:rsid w:val="00924077"/>
    <w:rsid w:val="00926623"/>
    <w:rsid w:val="009271DD"/>
    <w:rsid w:val="0093269B"/>
    <w:rsid w:val="00933892"/>
    <w:rsid w:val="00933FBA"/>
    <w:rsid w:val="009354A3"/>
    <w:rsid w:val="009354F5"/>
    <w:rsid w:val="009364F3"/>
    <w:rsid w:val="009370DC"/>
    <w:rsid w:val="00937384"/>
    <w:rsid w:val="0093777C"/>
    <w:rsid w:val="00940082"/>
    <w:rsid w:val="009402EB"/>
    <w:rsid w:val="009408B3"/>
    <w:rsid w:val="00941914"/>
    <w:rsid w:val="009423EB"/>
    <w:rsid w:val="0094249C"/>
    <w:rsid w:val="009448F8"/>
    <w:rsid w:val="00945540"/>
    <w:rsid w:val="00947549"/>
    <w:rsid w:val="00950464"/>
    <w:rsid w:val="00950A6C"/>
    <w:rsid w:val="00950D19"/>
    <w:rsid w:val="009512EF"/>
    <w:rsid w:val="00952F72"/>
    <w:rsid w:val="00953C98"/>
    <w:rsid w:val="00954DDD"/>
    <w:rsid w:val="00955DC9"/>
    <w:rsid w:val="00956B7F"/>
    <w:rsid w:val="00956C63"/>
    <w:rsid w:val="00957A89"/>
    <w:rsid w:val="00960391"/>
    <w:rsid w:val="00960718"/>
    <w:rsid w:val="00960889"/>
    <w:rsid w:val="00961E14"/>
    <w:rsid w:val="00963755"/>
    <w:rsid w:val="009641C2"/>
    <w:rsid w:val="009708B9"/>
    <w:rsid w:val="00970E47"/>
    <w:rsid w:val="009711E9"/>
    <w:rsid w:val="0097259B"/>
    <w:rsid w:val="00974887"/>
    <w:rsid w:val="00974AD7"/>
    <w:rsid w:val="00974B90"/>
    <w:rsid w:val="009751A7"/>
    <w:rsid w:val="00975BF2"/>
    <w:rsid w:val="00977FB3"/>
    <w:rsid w:val="00977FC5"/>
    <w:rsid w:val="00981976"/>
    <w:rsid w:val="00981A0A"/>
    <w:rsid w:val="00983A0C"/>
    <w:rsid w:val="00984DCB"/>
    <w:rsid w:val="009856CD"/>
    <w:rsid w:val="009858EC"/>
    <w:rsid w:val="00986F0D"/>
    <w:rsid w:val="0098760A"/>
    <w:rsid w:val="009908EA"/>
    <w:rsid w:val="00990A77"/>
    <w:rsid w:val="00991185"/>
    <w:rsid w:val="0099227F"/>
    <w:rsid w:val="00993E62"/>
    <w:rsid w:val="0099582B"/>
    <w:rsid w:val="00995910"/>
    <w:rsid w:val="00995C37"/>
    <w:rsid w:val="0099661D"/>
    <w:rsid w:val="009978AA"/>
    <w:rsid w:val="00997FC1"/>
    <w:rsid w:val="009A0498"/>
    <w:rsid w:val="009A062F"/>
    <w:rsid w:val="009A15C2"/>
    <w:rsid w:val="009A1932"/>
    <w:rsid w:val="009A1E59"/>
    <w:rsid w:val="009A1EFE"/>
    <w:rsid w:val="009A2B3B"/>
    <w:rsid w:val="009A4075"/>
    <w:rsid w:val="009A7D4D"/>
    <w:rsid w:val="009B087F"/>
    <w:rsid w:val="009B0FE8"/>
    <w:rsid w:val="009B1626"/>
    <w:rsid w:val="009B28B2"/>
    <w:rsid w:val="009B2A53"/>
    <w:rsid w:val="009B44E0"/>
    <w:rsid w:val="009B4E63"/>
    <w:rsid w:val="009B6617"/>
    <w:rsid w:val="009B6E2B"/>
    <w:rsid w:val="009B7563"/>
    <w:rsid w:val="009C073A"/>
    <w:rsid w:val="009C1041"/>
    <w:rsid w:val="009C3FB9"/>
    <w:rsid w:val="009C50EB"/>
    <w:rsid w:val="009C6262"/>
    <w:rsid w:val="009C76D9"/>
    <w:rsid w:val="009C7FD0"/>
    <w:rsid w:val="009D096A"/>
    <w:rsid w:val="009D1470"/>
    <w:rsid w:val="009D2B8A"/>
    <w:rsid w:val="009D305F"/>
    <w:rsid w:val="009D3FBC"/>
    <w:rsid w:val="009D49ED"/>
    <w:rsid w:val="009D754C"/>
    <w:rsid w:val="009D776D"/>
    <w:rsid w:val="009E1DAE"/>
    <w:rsid w:val="009E1F81"/>
    <w:rsid w:val="009E3931"/>
    <w:rsid w:val="009E43F4"/>
    <w:rsid w:val="009E73EC"/>
    <w:rsid w:val="009E7E1B"/>
    <w:rsid w:val="009F347A"/>
    <w:rsid w:val="009F3A07"/>
    <w:rsid w:val="009F4669"/>
    <w:rsid w:val="009F649B"/>
    <w:rsid w:val="00A019A5"/>
    <w:rsid w:val="00A02F06"/>
    <w:rsid w:val="00A0339A"/>
    <w:rsid w:val="00A0597A"/>
    <w:rsid w:val="00A0699B"/>
    <w:rsid w:val="00A07929"/>
    <w:rsid w:val="00A101A9"/>
    <w:rsid w:val="00A10C19"/>
    <w:rsid w:val="00A11366"/>
    <w:rsid w:val="00A13EF3"/>
    <w:rsid w:val="00A15475"/>
    <w:rsid w:val="00A218CF"/>
    <w:rsid w:val="00A2270C"/>
    <w:rsid w:val="00A237D1"/>
    <w:rsid w:val="00A23989"/>
    <w:rsid w:val="00A239C9"/>
    <w:rsid w:val="00A247BA"/>
    <w:rsid w:val="00A2716A"/>
    <w:rsid w:val="00A27635"/>
    <w:rsid w:val="00A307E6"/>
    <w:rsid w:val="00A312E1"/>
    <w:rsid w:val="00A32189"/>
    <w:rsid w:val="00A36739"/>
    <w:rsid w:val="00A369CB"/>
    <w:rsid w:val="00A37821"/>
    <w:rsid w:val="00A37FD2"/>
    <w:rsid w:val="00A422A6"/>
    <w:rsid w:val="00A42791"/>
    <w:rsid w:val="00A4287E"/>
    <w:rsid w:val="00A44BBE"/>
    <w:rsid w:val="00A44CC4"/>
    <w:rsid w:val="00A452F9"/>
    <w:rsid w:val="00A51FFE"/>
    <w:rsid w:val="00A53E57"/>
    <w:rsid w:val="00A542AF"/>
    <w:rsid w:val="00A56DE8"/>
    <w:rsid w:val="00A56E8B"/>
    <w:rsid w:val="00A57C71"/>
    <w:rsid w:val="00A65C13"/>
    <w:rsid w:val="00A66BDC"/>
    <w:rsid w:val="00A67D37"/>
    <w:rsid w:val="00A70C5F"/>
    <w:rsid w:val="00A74249"/>
    <w:rsid w:val="00A7455C"/>
    <w:rsid w:val="00A74A3C"/>
    <w:rsid w:val="00A74B72"/>
    <w:rsid w:val="00A75219"/>
    <w:rsid w:val="00A7540F"/>
    <w:rsid w:val="00A76C9A"/>
    <w:rsid w:val="00A770AC"/>
    <w:rsid w:val="00A813C3"/>
    <w:rsid w:val="00A81F49"/>
    <w:rsid w:val="00A86396"/>
    <w:rsid w:val="00A90B33"/>
    <w:rsid w:val="00A91AAC"/>
    <w:rsid w:val="00A93394"/>
    <w:rsid w:val="00A94392"/>
    <w:rsid w:val="00A943D7"/>
    <w:rsid w:val="00A94AF4"/>
    <w:rsid w:val="00A96759"/>
    <w:rsid w:val="00A97895"/>
    <w:rsid w:val="00A978E7"/>
    <w:rsid w:val="00AA15A0"/>
    <w:rsid w:val="00AA1727"/>
    <w:rsid w:val="00AA3691"/>
    <w:rsid w:val="00AA45FF"/>
    <w:rsid w:val="00AA750A"/>
    <w:rsid w:val="00AA7AAF"/>
    <w:rsid w:val="00AB0574"/>
    <w:rsid w:val="00AB27FA"/>
    <w:rsid w:val="00AB789A"/>
    <w:rsid w:val="00AB795A"/>
    <w:rsid w:val="00AC18DE"/>
    <w:rsid w:val="00AC265B"/>
    <w:rsid w:val="00AC3186"/>
    <w:rsid w:val="00AC333C"/>
    <w:rsid w:val="00AC3973"/>
    <w:rsid w:val="00AC4308"/>
    <w:rsid w:val="00AC588B"/>
    <w:rsid w:val="00AC5B22"/>
    <w:rsid w:val="00AC5E97"/>
    <w:rsid w:val="00AC6309"/>
    <w:rsid w:val="00AC6FBA"/>
    <w:rsid w:val="00AC7ABB"/>
    <w:rsid w:val="00AD013C"/>
    <w:rsid w:val="00AD05A0"/>
    <w:rsid w:val="00AD27EC"/>
    <w:rsid w:val="00AD2AEC"/>
    <w:rsid w:val="00AD2C12"/>
    <w:rsid w:val="00AD5337"/>
    <w:rsid w:val="00AD7421"/>
    <w:rsid w:val="00AE0024"/>
    <w:rsid w:val="00AE31B1"/>
    <w:rsid w:val="00AE4AC2"/>
    <w:rsid w:val="00AE5C8A"/>
    <w:rsid w:val="00AE6CB4"/>
    <w:rsid w:val="00AE7373"/>
    <w:rsid w:val="00AE7531"/>
    <w:rsid w:val="00AE7FFE"/>
    <w:rsid w:val="00AF02FF"/>
    <w:rsid w:val="00AF1480"/>
    <w:rsid w:val="00AF4B2C"/>
    <w:rsid w:val="00AF67D4"/>
    <w:rsid w:val="00B00F9A"/>
    <w:rsid w:val="00B019BC"/>
    <w:rsid w:val="00B01A1C"/>
    <w:rsid w:val="00B0311D"/>
    <w:rsid w:val="00B0387E"/>
    <w:rsid w:val="00B03F79"/>
    <w:rsid w:val="00B04B91"/>
    <w:rsid w:val="00B053C4"/>
    <w:rsid w:val="00B054FA"/>
    <w:rsid w:val="00B0572E"/>
    <w:rsid w:val="00B05D52"/>
    <w:rsid w:val="00B07720"/>
    <w:rsid w:val="00B07A65"/>
    <w:rsid w:val="00B102EA"/>
    <w:rsid w:val="00B11FE5"/>
    <w:rsid w:val="00B12F10"/>
    <w:rsid w:val="00B1324F"/>
    <w:rsid w:val="00B144BC"/>
    <w:rsid w:val="00B147E6"/>
    <w:rsid w:val="00B15094"/>
    <w:rsid w:val="00B155C9"/>
    <w:rsid w:val="00B15E58"/>
    <w:rsid w:val="00B15F2B"/>
    <w:rsid w:val="00B16237"/>
    <w:rsid w:val="00B17BA5"/>
    <w:rsid w:val="00B17CB6"/>
    <w:rsid w:val="00B17CE1"/>
    <w:rsid w:val="00B20021"/>
    <w:rsid w:val="00B20F33"/>
    <w:rsid w:val="00B21318"/>
    <w:rsid w:val="00B21F42"/>
    <w:rsid w:val="00B22023"/>
    <w:rsid w:val="00B22CD6"/>
    <w:rsid w:val="00B22D3F"/>
    <w:rsid w:val="00B265B5"/>
    <w:rsid w:val="00B266A3"/>
    <w:rsid w:val="00B31A20"/>
    <w:rsid w:val="00B32519"/>
    <w:rsid w:val="00B33080"/>
    <w:rsid w:val="00B34294"/>
    <w:rsid w:val="00B34312"/>
    <w:rsid w:val="00B34975"/>
    <w:rsid w:val="00B34BAD"/>
    <w:rsid w:val="00B34D15"/>
    <w:rsid w:val="00B355CC"/>
    <w:rsid w:val="00B3674C"/>
    <w:rsid w:val="00B36C18"/>
    <w:rsid w:val="00B37575"/>
    <w:rsid w:val="00B375CB"/>
    <w:rsid w:val="00B403CA"/>
    <w:rsid w:val="00B40B80"/>
    <w:rsid w:val="00B414B5"/>
    <w:rsid w:val="00B41646"/>
    <w:rsid w:val="00B41A86"/>
    <w:rsid w:val="00B42777"/>
    <w:rsid w:val="00B43980"/>
    <w:rsid w:val="00B50955"/>
    <w:rsid w:val="00B5109C"/>
    <w:rsid w:val="00B5193D"/>
    <w:rsid w:val="00B530FA"/>
    <w:rsid w:val="00B53A38"/>
    <w:rsid w:val="00B54BC1"/>
    <w:rsid w:val="00B55639"/>
    <w:rsid w:val="00B557EC"/>
    <w:rsid w:val="00B563D3"/>
    <w:rsid w:val="00B56C7D"/>
    <w:rsid w:val="00B57B48"/>
    <w:rsid w:val="00B60C1C"/>
    <w:rsid w:val="00B6146A"/>
    <w:rsid w:val="00B62AF0"/>
    <w:rsid w:val="00B6516E"/>
    <w:rsid w:val="00B668CC"/>
    <w:rsid w:val="00B66A5F"/>
    <w:rsid w:val="00B67F82"/>
    <w:rsid w:val="00B70EEB"/>
    <w:rsid w:val="00B715E5"/>
    <w:rsid w:val="00B71D6B"/>
    <w:rsid w:val="00B73044"/>
    <w:rsid w:val="00B74EFB"/>
    <w:rsid w:val="00B76AB4"/>
    <w:rsid w:val="00B77DC6"/>
    <w:rsid w:val="00B80DF0"/>
    <w:rsid w:val="00B80FC8"/>
    <w:rsid w:val="00B823A5"/>
    <w:rsid w:val="00B83BE8"/>
    <w:rsid w:val="00B85303"/>
    <w:rsid w:val="00B85F62"/>
    <w:rsid w:val="00B86553"/>
    <w:rsid w:val="00B8797A"/>
    <w:rsid w:val="00B9089E"/>
    <w:rsid w:val="00B9213E"/>
    <w:rsid w:val="00B9341C"/>
    <w:rsid w:val="00B944A4"/>
    <w:rsid w:val="00B94624"/>
    <w:rsid w:val="00B963D5"/>
    <w:rsid w:val="00B96671"/>
    <w:rsid w:val="00BA01AD"/>
    <w:rsid w:val="00BA1BE8"/>
    <w:rsid w:val="00BA1DA5"/>
    <w:rsid w:val="00BA3640"/>
    <w:rsid w:val="00BA61D3"/>
    <w:rsid w:val="00BA6926"/>
    <w:rsid w:val="00BA6F7D"/>
    <w:rsid w:val="00BA74D5"/>
    <w:rsid w:val="00BB00D1"/>
    <w:rsid w:val="00BB11CA"/>
    <w:rsid w:val="00BB1B32"/>
    <w:rsid w:val="00BB2EC8"/>
    <w:rsid w:val="00BB301A"/>
    <w:rsid w:val="00BB4662"/>
    <w:rsid w:val="00BB5A0D"/>
    <w:rsid w:val="00BB6595"/>
    <w:rsid w:val="00BB7A30"/>
    <w:rsid w:val="00BC139D"/>
    <w:rsid w:val="00BC34A7"/>
    <w:rsid w:val="00BC6A9F"/>
    <w:rsid w:val="00BC6B34"/>
    <w:rsid w:val="00BC6EFF"/>
    <w:rsid w:val="00BD0D90"/>
    <w:rsid w:val="00BD27CE"/>
    <w:rsid w:val="00BD3535"/>
    <w:rsid w:val="00BD35EA"/>
    <w:rsid w:val="00BD4ECB"/>
    <w:rsid w:val="00BD5D33"/>
    <w:rsid w:val="00BD6670"/>
    <w:rsid w:val="00BD6DED"/>
    <w:rsid w:val="00BD7ECD"/>
    <w:rsid w:val="00BE2780"/>
    <w:rsid w:val="00BE38D6"/>
    <w:rsid w:val="00BE415C"/>
    <w:rsid w:val="00BE48EA"/>
    <w:rsid w:val="00BE59D0"/>
    <w:rsid w:val="00BE70EF"/>
    <w:rsid w:val="00BF02F9"/>
    <w:rsid w:val="00BF0D07"/>
    <w:rsid w:val="00BF1722"/>
    <w:rsid w:val="00BF1C6C"/>
    <w:rsid w:val="00BF1C89"/>
    <w:rsid w:val="00BF24AA"/>
    <w:rsid w:val="00BF2F73"/>
    <w:rsid w:val="00BF3170"/>
    <w:rsid w:val="00BF3A87"/>
    <w:rsid w:val="00BF6E67"/>
    <w:rsid w:val="00BF7899"/>
    <w:rsid w:val="00BF7CF7"/>
    <w:rsid w:val="00BF7E7C"/>
    <w:rsid w:val="00C015FA"/>
    <w:rsid w:val="00C01612"/>
    <w:rsid w:val="00C020AC"/>
    <w:rsid w:val="00C0232C"/>
    <w:rsid w:val="00C02663"/>
    <w:rsid w:val="00C0357B"/>
    <w:rsid w:val="00C03F6D"/>
    <w:rsid w:val="00C060E1"/>
    <w:rsid w:val="00C10619"/>
    <w:rsid w:val="00C20E1B"/>
    <w:rsid w:val="00C21D55"/>
    <w:rsid w:val="00C235D5"/>
    <w:rsid w:val="00C312C9"/>
    <w:rsid w:val="00C34494"/>
    <w:rsid w:val="00C35132"/>
    <w:rsid w:val="00C35D05"/>
    <w:rsid w:val="00C40610"/>
    <w:rsid w:val="00C42C33"/>
    <w:rsid w:val="00C441C5"/>
    <w:rsid w:val="00C44287"/>
    <w:rsid w:val="00C442E3"/>
    <w:rsid w:val="00C44600"/>
    <w:rsid w:val="00C44C82"/>
    <w:rsid w:val="00C453DA"/>
    <w:rsid w:val="00C4583F"/>
    <w:rsid w:val="00C5120A"/>
    <w:rsid w:val="00C512C5"/>
    <w:rsid w:val="00C5150C"/>
    <w:rsid w:val="00C51826"/>
    <w:rsid w:val="00C51CF7"/>
    <w:rsid w:val="00C51DD7"/>
    <w:rsid w:val="00C52574"/>
    <w:rsid w:val="00C5336F"/>
    <w:rsid w:val="00C552B6"/>
    <w:rsid w:val="00C63A28"/>
    <w:rsid w:val="00C67211"/>
    <w:rsid w:val="00C67FCB"/>
    <w:rsid w:val="00C71DF6"/>
    <w:rsid w:val="00C72F2A"/>
    <w:rsid w:val="00C730FA"/>
    <w:rsid w:val="00C73F8B"/>
    <w:rsid w:val="00C74C94"/>
    <w:rsid w:val="00C754F2"/>
    <w:rsid w:val="00C76121"/>
    <w:rsid w:val="00C763CD"/>
    <w:rsid w:val="00C8271C"/>
    <w:rsid w:val="00C83D87"/>
    <w:rsid w:val="00C85E5F"/>
    <w:rsid w:val="00C8672C"/>
    <w:rsid w:val="00C872B7"/>
    <w:rsid w:val="00C875F6"/>
    <w:rsid w:val="00C904D4"/>
    <w:rsid w:val="00C90A56"/>
    <w:rsid w:val="00C90B6F"/>
    <w:rsid w:val="00C93FA5"/>
    <w:rsid w:val="00C951F4"/>
    <w:rsid w:val="00C95339"/>
    <w:rsid w:val="00C95365"/>
    <w:rsid w:val="00C962DD"/>
    <w:rsid w:val="00C97B1E"/>
    <w:rsid w:val="00CA300A"/>
    <w:rsid w:val="00CA335D"/>
    <w:rsid w:val="00CA339C"/>
    <w:rsid w:val="00CA3423"/>
    <w:rsid w:val="00CA3EE5"/>
    <w:rsid w:val="00CA56C9"/>
    <w:rsid w:val="00CA7B2E"/>
    <w:rsid w:val="00CB0BC0"/>
    <w:rsid w:val="00CB33A6"/>
    <w:rsid w:val="00CB3709"/>
    <w:rsid w:val="00CB394B"/>
    <w:rsid w:val="00CB43E8"/>
    <w:rsid w:val="00CB45B6"/>
    <w:rsid w:val="00CB5524"/>
    <w:rsid w:val="00CB56F3"/>
    <w:rsid w:val="00CB6E5D"/>
    <w:rsid w:val="00CC03CB"/>
    <w:rsid w:val="00CC2476"/>
    <w:rsid w:val="00CC265F"/>
    <w:rsid w:val="00CC43C9"/>
    <w:rsid w:val="00CC540A"/>
    <w:rsid w:val="00CC5614"/>
    <w:rsid w:val="00CC5851"/>
    <w:rsid w:val="00CC6DE9"/>
    <w:rsid w:val="00CD07A5"/>
    <w:rsid w:val="00CD2301"/>
    <w:rsid w:val="00CD45A6"/>
    <w:rsid w:val="00CD4C32"/>
    <w:rsid w:val="00CD4C4C"/>
    <w:rsid w:val="00CD51C8"/>
    <w:rsid w:val="00CD6E5F"/>
    <w:rsid w:val="00CE018A"/>
    <w:rsid w:val="00CE0A85"/>
    <w:rsid w:val="00CE1216"/>
    <w:rsid w:val="00CE2806"/>
    <w:rsid w:val="00CE43C2"/>
    <w:rsid w:val="00CE4910"/>
    <w:rsid w:val="00CE618B"/>
    <w:rsid w:val="00CE7810"/>
    <w:rsid w:val="00CE7FE7"/>
    <w:rsid w:val="00CF01EB"/>
    <w:rsid w:val="00CF1115"/>
    <w:rsid w:val="00CF3921"/>
    <w:rsid w:val="00CF3DB1"/>
    <w:rsid w:val="00D01230"/>
    <w:rsid w:val="00D02A2B"/>
    <w:rsid w:val="00D02D2B"/>
    <w:rsid w:val="00D02DA9"/>
    <w:rsid w:val="00D04958"/>
    <w:rsid w:val="00D06B27"/>
    <w:rsid w:val="00D07065"/>
    <w:rsid w:val="00D10383"/>
    <w:rsid w:val="00D12102"/>
    <w:rsid w:val="00D16BB9"/>
    <w:rsid w:val="00D17776"/>
    <w:rsid w:val="00D20098"/>
    <w:rsid w:val="00D23CA1"/>
    <w:rsid w:val="00D25B71"/>
    <w:rsid w:val="00D27A88"/>
    <w:rsid w:val="00D27ED2"/>
    <w:rsid w:val="00D32EAA"/>
    <w:rsid w:val="00D33A85"/>
    <w:rsid w:val="00D33C03"/>
    <w:rsid w:val="00D3427A"/>
    <w:rsid w:val="00D34648"/>
    <w:rsid w:val="00D349E1"/>
    <w:rsid w:val="00D366CD"/>
    <w:rsid w:val="00D36D64"/>
    <w:rsid w:val="00D40260"/>
    <w:rsid w:val="00D43C58"/>
    <w:rsid w:val="00D45175"/>
    <w:rsid w:val="00D470A9"/>
    <w:rsid w:val="00D5050C"/>
    <w:rsid w:val="00D5089E"/>
    <w:rsid w:val="00D5165E"/>
    <w:rsid w:val="00D519B2"/>
    <w:rsid w:val="00D519D8"/>
    <w:rsid w:val="00D525E5"/>
    <w:rsid w:val="00D53C66"/>
    <w:rsid w:val="00D54629"/>
    <w:rsid w:val="00D54787"/>
    <w:rsid w:val="00D55323"/>
    <w:rsid w:val="00D55367"/>
    <w:rsid w:val="00D55EAF"/>
    <w:rsid w:val="00D56034"/>
    <w:rsid w:val="00D6001A"/>
    <w:rsid w:val="00D60107"/>
    <w:rsid w:val="00D60C94"/>
    <w:rsid w:val="00D614A3"/>
    <w:rsid w:val="00D62013"/>
    <w:rsid w:val="00D62F60"/>
    <w:rsid w:val="00D632F4"/>
    <w:rsid w:val="00D638B2"/>
    <w:rsid w:val="00D65227"/>
    <w:rsid w:val="00D65BD3"/>
    <w:rsid w:val="00D73572"/>
    <w:rsid w:val="00D74292"/>
    <w:rsid w:val="00D74B9D"/>
    <w:rsid w:val="00D759F1"/>
    <w:rsid w:val="00D7646E"/>
    <w:rsid w:val="00D76B94"/>
    <w:rsid w:val="00D77B58"/>
    <w:rsid w:val="00D80C07"/>
    <w:rsid w:val="00D82112"/>
    <w:rsid w:val="00D82CB4"/>
    <w:rsid w:val="00D83ED9"/>
    <w:rsid w:val="00D85E10"/>
    <w:rsid w:val="00D861BD"/>
    <w:rsid w:val="00D86661"/>
    <w:rsid w:val="00D86FAC"/>
    <w:rsid w:val="00D8705E"/>
    <w:rsid w:val="00D87A03"/>
    <w:rsid w:val="00D87A98"/>
    <w:rsid w:val="00D920F2"/>
    <w:rsid w:val="00D92FBF"/>
    <w:rsid w:val="00D94A6A"/>
    <w:rsid w:val="00D94B97"/>
    <w:rsid w:val="00D95D72"/>
    <w:rsid w:val="00DA2BB4"/>
    <w:rsid w:val="00DA3506"/>
    <w:rsid w:val="00DA45D3"/>
    <w:rsid w:val="00DA5DA6"/>
    <w:rsid w:val="00DA5DAB"/>
    <w:rsid w:val="00DA6021"/>
    <w:rsid w:val="00DA6341"/>
    <w:rsid w:val="00DA6B55"/>
    <w:rsid w:val="00DA6DFB"/>
    <w:rsid w:val="00DA7DAE"/>
    <w:rsid w:val="00DB0FB5"/>
    <w:rsid w:val="00DB1060"/>
    <w:rsid w:val="00DB1941"/>
    <w:rsid w:val="00DB24E2"/>
    <w:rsid w:val="00DB2E68"/>
    <w:rsid w:val="00DB37C3"/>
    <w:rsid w:val="00DB5D35"/>
    <w:rsid w:val="00DC0273"/>
    <w:rsid w:val="00DC096D"/>
    <w:rsid w:val="00DC0A2A"/>
    <w:rsid w:val="00DC11F3"/>
    <w:rsid w:val="00DC2902"/>
    <w:rsid w:val="00DC4246"/>
    <w:rsid w:val="00DC46D8"/>
    <w:rsid w:val="00DC7168"/>
    <w:rsid w:val="00DC7890"/>
    <w:rsid w:val="00DC7A60"/>
    <w:rsid w:val="00DD0CA8"/>
    <w:rsid w:val="00DD233D"/>
    <w:rsid w:val="00DD29D5"/>
    <w:rsid w:val="00DD2E46"/>
    <w:rsid w:val="00DD5C27"/>
    <w:rsid w:val="00DE00B1"/>
    <w:rsid w:val="00DE0CD3"/>
    <w:rsid w:val="00DE1460"/>
    <w:rsid w:val="00DE1FDD"/>
    <w:rsid w:val="00DE26E0"/>
    <w:rsid w:val="00DE39EF"/>
    <w:rsid w:val="00DE4092"/>
    <w:rsid w:val="00DE5344"/>
    <w:rsid w:val="00DF0270"/>
    <w:rsid w:val="00DF07F7"/>
    <w:rsid w:val="00DF5C4C"/>
    <w:rsid w:val="00DF76E4"/>
    <w:rsid w:val="00E033EB"/>
    <w:rsid w:val="00E0487A"/>
    <w:rsid w:val="00E05205"/>
    <w:rsid w:val="00E05472"/>
    <w:rsid w:val="00E10012"/>
    <w:rsid w:val="00E1234B"/>
    <w:rsid w:val="00E12BB0"/>
    <w:rsid w:val="00E13FEF"/>
    <w:rsid w:val="00E14388"/>
    <w:rsid w:val="00E15757"/>
    <w:rsid w:val="00E16FC7"/>
    <w:rsid w:val="00E17999"/>
    <w:rsid w:val="00E20276"/>
    <w:rsid w:val="00E20F24"/>
    <w:rsid w:val="00E21983"/>
    <w:rsid w:val="00E21C76"/>
    <w:rsid w:val="00E22001"/>
    <w:rsid w:val="00E238C2"/>
    <w:rsid w:val="00E24883"/>
    <w:rsid w:val="00E25357"/>
    <w:rsid w:val="00E26943"/>
    <w:rsid w:val="00E27ED2"/>
    <w:rsid w:val="00E307CF"/>
    <w:rsid w:val="00E3153C"/>
    <w:rsid w:val="00E317BB"/>
    <w:rsid w:val="00E31ECD"/>
    <w:rsid w:val="00E33F2A"/>
    <w:rsid w:val="00E36333"/>
    <w:rsid w:val="00E36463"/>
    <w:rsid w:val="00E376D9"/>
    <w:rsid w:val="00E402C2"/>
    <w:rsid w:val="00E407EB"/>
    <w:rsid w:val="00E41FF2"/>
    <w:rsid w:val="00E44C14"/>
    <w:rsid w:val="00E4652A"/>
    <w:rsid w:val="00E46D17"/>
    <w:rsid w:val="00E47AAE"/>
    <w:rsid w:val="00E51DD6"/>
    <w:rsid w:val="00E524BB"/>
    <w:rsid w:val="00E5290A"/>
    <w:rsid w:val="00E53037"/>
    <w:rsid w:val="00E536C2"/>
    <w:rsid w:val="00E53AC0"/>
    <w:rsid w:val="00E540F3"/>
    <w:rsid w:val="00E54843"/>
    <w:rsid w:val="00E54D4F"/>
    <w:rsid w:val="00E552FB"/>
    <w:rsid w:val="00E55BC9"/>
    <w:rsid w:val="00E57218"/>
    <w:rsid w:val="00E5754A"/>
    <w:rsid w:val="00E62F43"/>
    <w:rsid w:val="00E64861"/>
    <w:rsid w:val="00E7085E"/>
    <w:rsid w:val="00E720C0"/>
    <w:rsid w:val="00E73517"/>
    <w:rsid w:val="00E754EE"/>
    <w:rsid w:val="00E7663C"/>
    <w:rsid w:val="00E77AD1"/>
    <w:rsid w:val="00E819AD"/>
    <w:rsid w:val="00E81B45"/>
    <w:rsid w:val="00E834DE"/>
    <w:rsid w:val="00E83C0C"/>
    <w:rsid w:val="00E83DD9"/>
    <w:rsid w:val="00E8607A"/>
    <w:rsid w:val="00E871DE"/>
    <w:rsid w:val="00E901BC"/>
    <w:rsid w:val="00E90752"/>
    <w:rsid w:val="00E90CFE"/>
    <w:rsid w:val="00E925CC"/>
    <w:rsid w:val="00E92AAA"/>
    <w:rsid w:val="00E96956"/>
    <w:rsid w:val="00E96DDA"/>
    <w:rsid w:val="00E975A6"/>
    <w:rsid w:val="00EA0071"/>
    <w:rsid w:val="00EA067A"/>
    <w:rsid w:val="00EA0870"/>
    <w:rsid w:val="00EA215B"/>
    <w:rsid w:val="00EA2A1A"/>
    <w:rsid w:val="00EA424F"/>
    <w:rsid w:val="00EA5EE5"/>
    <w:rsid w:val="00EA7B47"/>
    <w:rsid w:val="00EB00B6"/>
    <w:rsid w:val="00EB105E"/>
    <w:rsid w:val="00EB2930"/>
    <w:rsid w:val="00EB305C"/>
    <w:rsid w:val="00EB3731"/>
    <w:rsid w:val="00EB40B8"/>
    <w:rsid w:val="00EB42D7"/>
    <w:rsid w:val="00EB658F"/>
    <w:rsid w:val="00EC0AE7"/>
    <w:rsid w:val="00EC0D87"/>
    <w:rsid w:val="00EC1793"/>
    <w:rsid w:val="00EC2428"/>
    <w:rsid w:val="00EC3447"/>
    <w:rsid w:val="00EC45D0"/>
    <w:rsid w:val="00EC5354"/>
    <w:rsid w:val="00EC64B0"/>
    <w:rsid w:val="00EC6587"/>
    <w:rsid w:val="00EC788C"/>
    <w:rsid w:val="00ED0746"/>
    <w:rsid w:val="00ED14B9"/>
    <w:rsid w:val="00ED1FFB"/>
    <w:rsid w:val="00ED20AD"/>
    <w:rsid w:val="00ED3A4B"/>
    <w:rsid w:val="00ED3FA2"/>
    <w:rsid w:val="00ED4921"/>
    <w:rsid w:val="00ED6B04"/>
    <w:rsid w:val="00EE0009"/>
    <w:rsid w:val="00EE0286"/>
    <w:rsid w:val="00EE10C2"/>
    <w:rsid w:val="00EE137E"/>
    <w:rsid w:val="00EE300F"/>
    <w:rsid w:val="00EE3810"/>
    <w:rsid w:val="00EE3B52"/>
    <w:rsid w:val="00EE466C"/>
    <w:rsid w:val="00EE5A39"/>
    <w:rsid w:val="00EF1216"/>
    <w:rsid w:val="00EF1957"/>
    <w:rsid w:val="00EF22A9"/>
    <w:rsid w:val="00EF3249"/>
    <w:rsid w:val="00EF3A9D"/>
    <w:rsid w:val="00EF5D60"/>
    <w:rsid w:val="00EF5EC9"/>
    <w:rsid w:val="00EF744C"/>
    <w:rsid w:val="00F00EE0"/>
    <w:rsid w:val="00F03678"/>
    <w:rsid w:val="00F03D50"/>
    <w:rsid w:val="00F070A7"/>
    <w:rsid w:val="00F11462"/>
    <w:rsid w:val="00F1280B"/>
    <w:rsid w:val="00F12E14"/>
    <w:rsid w:val="00F14702"/>
    <w:rsid w:val="00F1492D"/>
    <w:rsid w:val="00F14C1C"/>
    <w:rsid w:val="00F15594"/>
    <w:rsid w:val="00F166FA"/>
    <w:rsid w:val="00F169FF"/>
    <w:rsid w:val="00F2005D"/>
    <w:rsid w:val="00F200D0"/>
    <w:rsid w:val="00F21C6F"/>
    <w:rsid w:val="00F23C2C"/>
    <w:rsid w:val="00F24185"/>
    <w:rsid w:val="00F24228"/>
    <w:rsid w:val="00F24C38"/>
    <w:rsid w:val="00F256EF"/>
    <w:rsid w:val="00F25D16"/>
    <w:rsid w:val="00F265C6"/>
    <w:rsid w:val="00F30F68"/>
    <w:rsid w:val="00F32602"/>
    <w:rsid w:val="00F32DA3"/>
    <w:rsid w:val="00F3554F"/>
    <w:rsid w:val="00F35740"/>
    <w:rsid w:val="00F3762C"/>
    <w:rsid w:val="00F4157C"/>
    <w:rsid w:val="00F4256F"/>
    <w:rsid w:val="00F44379"/>
    <w:rsid w:val="00F45DF4"/>
    <w:rsid w:val="00F47340"/>
    <w:rsid w:val="00F5055C"/>
    <w:rsid w:val="00F51EED"/>
    <w:rsid w:val="00F5559E"/>
    <w:rsid w:val="00F62027"/>
    <w:rsid w:val="00F621B9"/>
    <w:rsid w:val="00F62BB0"/>
    <w:rsid w:val="00F63F4C"/>
    <w:rsid w:val="00F6401A"/>
    <w:rsid w:val="00F65A61"/>
    <w:rsid w:val="00F65BAE"/>
    <w:rsid w:val="00F704EB"/>
    <w:rsid w:val="00F70B30"/>
    <w:rsid w:val="00F72CB6"/>
    <w:rsid w:val="00F740DA"/>
    <w:rsid w:val="00F741DE"/>
    <w:rsid w:val="00F753DC"/>
    <w:rsid w:val="00F75593"/>
    <w:rsid w:val="00F7611B"/>
    <w:rsid w:val="00F7727F"/>
    <w:rsid w:val="00F82595"/>
    <w:rsid w:val="00F831F9"/>
    <w:rsid w:val="00F833E1"/>
    <w:rsid w:val="00F84254"/>
    <w:rsid w:val="00F842A0"/>
    <w:rsid w:val="00F84FBC"/>
    <w:rsid w:val="00F8587E"/>
    <w:rsid w:val="00F9132F"/>
    <w:rsid w:val="00F923AF"/>
    <w:rsid w:val="00F9244F"/>
    <w:rsid w:val="00F924ED"/>
    <w:rsid w:val="00F943A5"/>
    <w:rsid w:val="00F95E1B"/>
    <w:rsid w:val="00F965FB"/>
    <w:rsid w:val="00F9719B"/>
    <w:rsid w:val="00FA0340"/>
    <w:rsid w:val="00FA12F8"/>
    <w:rsid w:val="00FA13C0"/>
    <w:rsid w:val="00FA2B40"/>
    <w:rsid w:val="00FA46D1"/>
    <w:rsid w:val="00FA5EA9"/>
    <w:rsid w:val="00FA75E5"/>
    <w:rsid w:val="00FB15AB"/>
    <w:rsid w:val="00FB1DD0"/>
    <w:rsid w:val="00FB26FD"/>
    <w:rsid w:val="00FB319D"/>
    <w:rsid w:val="00FB3BE9"/>
    <w:rsid w:val="00FB43FD"/>
    <w:rsid w:val="00FB5510"/>
    <w:rsid w:val="00FB56FD"/>
    <w:rsid w:val="00FC13D3"/>
    <w:rsid w:val="00FC2F4A"/>
    <w:rsid w:val="00FC36E5"/>
    <w:rsid w:val="00FC50BB"/>
    <w:rsid w:val="00FC51C8"/>
    <w:rsid w:val="00FC58F8"/>
    <w:rsid w:val="00FC5B13"/>
    <w:rsid w:val="00FC7114"/>
    <w:rsid w:val="00FD060C"/>
    <w:rsid w:val="00FD14CA"/>
    <w:rsid w:val="00FD1874"/>
    <w:rsid w:val="00FD55FF"/>
    <w:rsid w:val="00FD6454"/>
    <w:rsid w:val="00FE0765"/>
    <w:rsid w:val="00FE123D"/>
    <w:rsid w:val="00FE1390"/>
    <w:rsid w:val="00FE239B"/>
    <w:rsid w:val="00FE2583"/>
    <w:rsid w:val="00FE315C"/>
    <w:rsid w:val="00FE32A8"/>
    <w:rsid w:val="00FE576D"/>
    <w:rsid w:val="00FE7C3D"/>
    <w:rsid w:val="00FF2188"/>
    <w:rsid w:val="00FF3B87"/>
    <w:rsid w:val="00FF3EFC"/>
    <w:rsid w:val="00FF42E4"/>
    <w:rsid w:val="00FF44AA"/>
    <w:rsid w:val="00FF485C"/>
    <w:rsid w:val="00FF557E"/>
    <w:rsid w:val="00FF5F57"/>
    <w:rsid w:val="00FF6949"/>
    <w:rsid w:val="00FF7A72"/>
    <w:rsid w:val="037F0770"/>
    <w:rsid w:val="0FD40F67"/>
    <w:rsid w:val="11D70DD8"/>
    <w:rsid w:val="13073753"/>
    <w:rsid w:val="13D347D9"/>
    <w:rsid w:val="1476CE5A"/>
    <w:rsid w:val="18D782DC"/>
    <w:rsid w:val="1B5919CD"/>
    <w:rsid w:val="1D5860C3"/>
    <w:rsid w:val="1E2AE580"/>
    <w:rsid w:val="1F6738C9"/>
    <w:rsid w:val="206FA2FE"/>
    <w:rsid w:val="216C63DE"/>
    <w:rsid w:val="2235E390"/>
    <w:rsid w:val="2F7C74B8"/>
    <w:rsid w:val="30B5A31D"/>
    <w:rsid w:val="334B7E0A"/>
    <w:rsid w:val="36B93A08"/>
    <w:rsid w:val="3CDBB253"/>
    <w:rsid w:val="3DC76BC8"/>
    <w:rsid w:val="400F331F"/>
    <w:rsid w:val="43DA4DCF"/>
    <w:rsid w:val="468C341E"/>
    <w:rsid w:val="5779B163"/>
    <w:rsid w:val="596033C7"/>
    <w:rsid w:val="5D99C390"/>
    <w:rsid w:val="64DDFABA"/>
    <w:rsid w:val="6665AC3D"/>
    <w:rsid w:val="687A6760"/>
    <w:rsid w:val="6C5FCC24"/>
    <w:rsid w:val="711965C1"/>
    <w:rsid w:val="76FFAADD"/>
    <w:rsid w:val="785ACF78"/>
    <w:rsid w:val="7DF10FD2"/>
    <w:rsid w:val="7EE13B7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33F5A"/>
  <w15:chartTrackingRefBased/>
  <w15:docId w15:val="{477D8C53-04C2-43F7-A9C5-987F43890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D11"/>
    <w:pPr>
      <w:jc w:val="both"/>
    </w:pPr>
  </w:style>
  <w:style w:type="paragraph" w:styleId="Ttulo1">
    <w:name w:val="heading 1"/>
    <w:basedOn w:val="Normal"/>
    <w:next w:val="Normal"/>
    <w:link w:val="Ttulo1Car"/>
    <w:uiPriority w:val="9"/>
    <w:qFormat/>
    <w:rsid w:val="004275A0"/>
    <w:pPr>
      <w:numPr>
        <w:numId w:val="13"/>
      </w:num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A1E2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A1E27"/>
    <w:pPr>
      <w:pBdr>
        <w:top w:val="single" w:sz="6" w:space="2" w:color="4A66AC" w:themeColor="accent1"/>
      </w:pBdr>
      <w:spacing w:before="300" w:after="0"/>
      <w:outlineLvl w:val="2"/>
    </w:pPr>
    <w:rPr>
      <w:caps/>
      <w:color w:val="243255" w:themeColor="accent1" w:themeShade="7F"/>
      <w:spacing w:val="15"/>
    </w:rPr>
  </w:style>
  <w:style w:type="paragraph" w:styleId="Ttulo4">
    <w:name w:val="heading 4"/>
    <w:basedOn w:val="Normal"/>
    <w:next w:val="Normal"/>
    <w:link w:val="Ttulo4Car"/>
    <w:uiPriority w:val="9"/>
    <w:unhideWhenUsed/>
    <w:qFormat/>
    <w:rsid w:val="002A1E27"/>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2A1E27"/>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2A1E27"/>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2A1E27"/>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2A1E27"/>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A1E27"/>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75A0"/>
    <w:rPr>
      <w:caps/>
      <w:color w:val="FFFFFF" w:themeColor="background1"/>
      <w:spacing w:val="15"/>
      <w:sz w:val="22"/>
      <w:szCs w:val="22"/>
      <w:shd w:val="clear" w:color="auto" w:fill="4A66AC" w:themeFill="accent1"/>
    </w:rPr>
  </w:style>
  <w:style w:type="character" w:customStyle="1" w:styleId="Ttulo2Car">
    <w:name w:val="Título 2 Car"/>
    <w:basedOn w:val="Fuentedeprrafopredeter"/>
    <w:link w:val="Ttulo2"/>
    <w:uiPriority w:val="9"/>
    <w:rsid w:val="002A1E27"/>
    <w:rPr>
      <w:caps/>
      <w:spacing w:val="15"/>
      <w:shd w:val="clear" w:color="auto" w:fill="D9DFEF" w:themeFill="accent1" w:themeFillTint="33"/>
    </w:rPr>
  </w:style>
  <w:style w:type="character" w:customStyle="1" w:styleId="Ttulo3Car">
    <w:name w:val="Título 3 Car"/>
    <w:basedOn w:val="Fuentedeprrafopredeter"/>
    <w:link w:val="Ttulo3"/>
    <w:uiPriority w:val="9"/>
    <w:rsid w:val="002A1E27"/>
    <w:rPr>
      <w:caps/>
      <w:color w:val="243255" w:themeColor="accent1" w:themeShade="7F"/>
      <w:spacing w:val="15"/>
    </w:rPr>
  </w:style>
  <w:style w:type="character" w:customStyle="1" w:styleId="Ttulo4Car">
    <w:name w:val="Título 4 Car"/>
    <w:basedOn w:val="Fuentedeprrafopredeter"/>
    <w:link w:val="Ttulo4"/>
    <w:uiPriority w:val="9"/>
    <w:rsid w:val="002A1E27"/>
    <w:rPr>
      <w:caps/>
      <w:color w:val="374C80" w:themeColor="accent1" w:themeShade="BF"/>
      <w:spacing w:val="10"/>
    </w:rPr>
  </w:style>
  <w:style w:type="character" w:customStyle="1" w:styleId="Ttulo5Car">
    <w:name w:val="Título 5 Car"/>
    <w:basedOn w:val="Fuentedeprrafopredeter"/>
    <w:link w:val="Ttulo5"/>
    <w:uiPriority w:val="9"/>
    <w:semiHidden/>
    <w:rsid w:val="002A1E27"/>
    <w:rPr>
      <w:caps/>
      <w:color w:val="374C80" w:themeColor="accent1" w:themeShade="BF"/>
      <w:spacing w:val="10"/>
    </w:rPr>
  </w:style>
  <w:style w:type="character" w:customStyle="1" w:styleId="Ttulo6Car">
    <w:name w:val="Título 6 Car"/>
    <w:basedOn w:val="Fuentedeprrafopredeter"/>
    <w:link w:val="Ttulo6"/>
    <w:uiPriority w:val="9"/>
    <w:semiHidden/>
    <w:rsid w:val="002A1E27"/>
    <w:rPr>
      <w:caps/>
      <w:color w:val="374C80" w:themeColor="accent1" w:themeShade="BF"/>
      <w:spacing w:val="10"/>
    </w:rPr>
  </w:style>
  <w:style w:type="character" w:customStyle="1" w:styleId="Ttulo7Car">
    <w:name w:val="Título 7 Car"/>
    <w:basedOn w:val="Fuentedeprrafopredeter"/>
    <w:link w:val="Ttulo7"/>
    <w:uiPriority w:val="9"/>
    <w:semiHidden/>
    <w:rsid w:val="002A1E27"/>
    <w:rPr>
      <w:caps/>
      <w:color w:val="374C80" w:themeColor="accent1" w:themeShade="BF"/>
      <w:spacing w:val="10"/>
    </w:rPr>
  </w:style>
  <w:style w:type="character" w:customStyle="1" w:styleId="Ttulo8Car">
    <w:name w:val="Título 8 Car"/>
    <w:basedOn w:val="Fuentedeprrafopredeter"/>
    <w:link w:val="Ttulo8"/>
    <w:uiPriority w:val="9"/>
    <w:semiHidden/>
    <w:rsid w:val="002A1E27"/>
    <w:rPr>
      <w:caps/>
      <w:spacing w:val="10"/>
      <w:sz w:val="18"/>
      <w:szCs w:val="18"/>
    </w:rPr>
  </w:style>
  <w:style w:type="character" w:customStyle="1" w:styleId="Ttulo9Car">
    <w:name w:val="Título 9 Car"/>
    <w:basedOn w:val="Fuentedeprrafopredeter"/>
    <w:link w:val="Ttulo9"/>
    <w:uiPriority w:val="9"/>
    <w:semiHidden/>
    <w:rsid w:val="002A1E27"/>
    <w:rPr>
      <w:i/>
      <w:iCs/>
      <w:caps/>
      <w:spacing w:val="10"/>
      <w:sz w:val="18"/>
      <w:szCs w:val="18"/>
    </w:rPr>
  </w:style>
  <w:style w:type="paragraph" w:styleId="Ttulo">
    <w:name w:val="Title"/>
    <w:basedOn w:val="Normal"/>
    <w:next w:val="Normal"/>
    <w:link w:val="TtuloCar"/>
    <w:uiPriority w:val="10"/>
    <w:qFormat/>
    <w:rsid w:val="002A1E27"/>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tuloCar">
    <w:name w:val="Título Car"/>
    <w:basedOn w:val="Fuentedeprrafopredeter"/>
    <w:link w:val="Ttulo"/>
    <w:uiPriority w:val="10"/>
    <w:rsid w:val="002A1E27"/>
    <w:rPr>
      <w:rFonts w:asciiTheme="majorHAnsi" w:eastAsiaTheme="majorEastAsia" w:hAnsiTheme="majorHAnsi" w:cstheme="majorBidi"/>
      <w:caps/>
      <w:color w:val="4A66AC" w:themeColor="accent1"/>
      <w:spacing w:val="10"/>
      <w:sz w:val="52"/>
      <w:szCs w:val="52"/>
    </w:rPr>
  </w:style>
  <w:style w:type="paragraph" w:styleId="Subttulo">
    <w:name w:val="Subtitle"/>
    <w:basedOn w:val="Normal"/>
    <w:next w:val="Normal"/>
    <w:link w:val="SubttuloCar"/>
    <w:uiPriority w:val="11"/>
    <w:qFormat/>
    <w:rsid w:val="002A1E27"/>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A1E27"/>
    <w:rPr>
      <w:caps/>
      <w:color w:val="595959" w:themeColor="text1" w:themeTint="A6"/>
      <w:spacing w:val="10"/>
      <w:sz w:val="21"/>
      <w:szCs w:val="21"/>
    </w:rPr>
  </w:style>
  <w:style w:type="paragraph" w:styleId="Cita">
    <w:name w:val="Quote"/>
    <w:basedOn w:val="Normal"/>
    <w:next w:val="Normal"/>
    <w:link w:val="CitaCar"/>
    <w:uiPriority w:val="29"/>
    <w:qFormat/>
    <w:rsid w:val="002A1E27"/>
    <w:rPr>
      <w:i/>
      <w:iCs/>
      <w:sz w:val="24"/>
      <w:szCs w:val="24"/>
    </w:rPr>
  </w:style>
  <w:style w:type="character" w:customStyle="1" w:styleId="CitaCar">
    <w:name w:val="Cita Car"/>
    <w:basedOn w:val="Fuentedeprrafopredeter"/>
    <w:link w:val="Cita"/>
    <w:uiPriority w:val="29"/>
    <w:rsid w:val="002A1E27"/>
    <w:rPr>
      <w:i/>
      <w:iCs/>
      <w:sz w:val="24"/>
      <w:szCs w:val="24"/>
    </w:rPr>
  </w:style>
  <w:style w:type="paragraph" w:styleId="Prrafodelista">
    <w:name w:val="List Paragraph"/>
    <w:basedOn w:val="Normal"/>
    <w:uiPriority w:val="34"/>
    <w:qFormat/>
    <w:rsid w:val="00123EAC"/>
    <w:pPr>
      <w:ind w:left="720"/>
      <w:contextualSpacing/>
    </w:pPr>
  </w:style>
  <w:style w:type="character" w:styleId="nfasisintenso">
    <w:name w:val="Intense Emphasis"/>
    <w:uiPriority w:val="21"/>
    <w:qFormat/>
    <w:rsid w:val="002A1E27"/>
    <w:rPr>
      <w:b/>
      <w:bCs/>
      <w:caps/>
      <w:color w:val="243255" w:themeColor="accent1" w:themeShade="7F"/>
      <w:spacing w:val="10"/>
    </w:rPr>
  </w:style>
  <w:style w:type="paragraph" w:styleId="Citadestacada">
    <w:name w:val="Intense Quote"/>
    <w:basedOn w:val="Normal"/>
    <w:next w:val="Normal"/>
    <w:link w:val="CitadestacadaCar"/>
    <w:uiPriority w:val="30"/>
    <w:qFormat/>
    <w:rsid w:val="002A1E27"/>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2A1E27"/>
    <w:rPr>
      <w:color w:val="4A66AC" w:themeColor="accent1"/>
      <w:sz w:val="24"/>
      <w:szCs w:val="24"/>
    </w:rPr>
  </w:style>
  <w:style w:type="character" w:styleId="Referenciaintensa">
    <w:name w:val="Intense Reference"/>
    <w:uiPriority w:val="32"/>
    <w:qFormat/>
    <w:rsid w:val="002A1E27"/>
    <w:rPr>
      <w:b/>
      <w:bCs/>
      <w:i/>
      <w:iCs/>
      <w:caps/>
      <w:color w:val="4A66AC" w:themeColor="accent1"/>
    </w:rPr>
  </w:style>
  <w:style w:type="paragraph" w:styleId="Descripcin">
    <w:name w:val="caption"/>
    <w:basedOn w:val="Normal"/>
    <w:next w:val="Normal"/>
    <w:uiPriority w:val="35"/>
    <w:semiHidden/>
    <w:unhideWhenUsed/>
    <w:qFormat/>
    <w:rsid w:val="002A1E27"/>
    <w:rPr>
      <w:b/>
      <w:bCs/>
      <w:color w:val="374C80" w:themeColor="accent1" w:themeShade="BF"/>
      <w:sz w:val="16"/>
      <w:szCs w:val="16"/>
    </w:rPr>
  </w:style>
  <w:style w:type="character" w:styleId="Textoennegrita">
    <w:name w:val="Strong"/>
    <w:uiPriority w:val="22"/>
    <w:qFormat/>
    <w:rsid w:val="002A1E27"/>
    <w:rPr>
      <w:b/>
      <w:bCs/>
    </w:rPr>
  </w:style>
  <w:style w:type="character" w:styleId="nfasis">
    <w:name w:val="Emphasis"/>
    <w:uiPriority w:val="20"/>
    <w:qFormat/>
    <w:rsid w:val="002A1E27"/>
    <w:rPr>
      <w:caps/>
      <w:color w:val="243255" w:themeColor="accent1" w:themeShade="7F"/>
      <w:spacing w:val="5"/>
    </w:rPr>
  </w:style>
  <w:style w:type="paragraph" w:styleId="Sinespaciado">
    <w:name w:val="No Spacing"/>
    <w:uiPriority w:val="1"/>
    <w:qFormat/>
    <w:rsid w:val="002A1E27"/>
    <w:pPr>
      <w:spacing w:after="0" w:line="240" w:lineRule="auto"/>
    </w:pPr>
  </w:style>
  <w:style w:type="character" w:styleId="nfasissutil">
    <w:name w:val="Subtle Emphasis"/>
    <w:uiPriority w:val="19"/>
    <w:qFormat/>
    <w:rsid w:val="002A1E27"/>
    <w:rPr>
      <w:i/>
      <w:iCs/>
      <w:color w:val="243255" w:themeColor="accent1" w:themeShade="7F"/>
    </w:rPr>
  </w:style>
  <w:style w:type="character" w:styleId="Referenciasutil">
    <w:name w:val="Subtle Reference"/>
    <w:uiPriority w:val="31"/>
    <w:qFormat/>
    <w:rsid w:val="002A1E27"/>
    <w:rPr>
      <w:b/>
      <w:bCs/>
      <w:color w:val="4A66AC" w:themeColor="accent1"/>
    </w:rPr>
  </w:style>
  <w:style w:type="character" w:styleId="Ttulodellibro">
    <w:name w:val="Book Title"/>
    <w:uiPriority w:val="33"/>
    <w:qFormat/>
    <w:rsid w:val="002A1E27"/>
    <w:rPr>
      <w:b/>
      <w:bCs/>
      <w:i/>
      <w:iCs/>
      <w:spacing w:val="0"/>
    </w:rPr>
  </w:style>
  <w:style w:type="paragraph" w:styleId="TtuloTDC">
    <w:name w:val="TOC Heading"/>
    <w:basedOn w:val="Ttulo1"/>
    <w:next w:val="Normal"/>
    <w:uiPriority w:val="39"/>
    <w:unhideWhenUsed/>
    <w:qFormat/>
    <w:rsid w:val="002A1E27"/>
    <w:pPr>
      <w:outlineLvl w:val="9"/>
    </w:pPr>
  </w:style>
  <w:style w:type="paragraph" w:styleId="Encabezado">
    <w:name w:val="header"/>
    <w:basedOn w:val="Normal"/>
    <w:link w:val="EncabezadoCar"/>
    <w:uiPriority w:val="99"/>
    <w:unhideWhenUsed/>
    <w:rsid w:val="00281363"/>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81363"/>
  </w:style>
  <w:style w:type="paragraph" w:styleId="Piedepgina">
    <w:name w:val="footer"/>
    <w:basedOn w:val="Normal"/>
    <w:link w:val="PiedepginaCar"/>
    <w:uiPriority w:val="99"/>
    <w:unhideWhenUsed/>
    <w:rsid w:val="00281363"/>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81363"/>
  </w:style>
  <w:style w:type="character" w:styleId="Hipervnculo">
    <w:name w:val="Hyperlink"/>
    <w:basedOn w:val="Fuentedeprrafopredeter"/>
    <w:uiPriority w:val="99"/>
    <w:unhideWhenUsed/>
    <w:rsid w:val="00B22D3F"/>
    <w:rPr>
      <w:color w:val="9454C3" w:themeColor="hyperlink"/>
      <w:u w:val="single"/>
    </w:rPr>
  </w:style>
  <w:style w:type="character" w:styleId="Mencinsinresolver">
    <w:name w:val="Unresolved Mention"/>
    <w:basedOn w:val="Fuentedeprrafopredeter"/>
    <w:uiPriority w:val="99"/>
    <w:semiHidden/>
    <w:unhideWhenUsed/>
    <w:rsid w:val="00B22D3F"/>
    <w:rPr>
      <w:color w:val="605E5C"/>
      <w:shd w:val="clear" w:color="auto" w:fill="E1DFDD"/>
    </w:rPr>
  </w:style>
  <w:style w:type="paragraph" w:customStyle="1" w:styleId="Prrafo">
    <w:name w:val="Párrafo"/>
    <w:basedOn w:val="Normal"/>
    <w:link w:val="PrrafoCar"/>
    <w:rsid w:val="009C1041"/>
  </w:style>
  <w:style w:type="paragraph" w:styleId="TDC1">
    <w:name w:val="toc 1"/>
    <w:basedOn w:val="Normal"/>
    <w:next w:val="Normal"/>
    <w:autoRedefine/>
    <w:uiPriority w:val="39"/>
    <w:unhideWhenUsed/>
    <w:rsid w:val="00347F93"/>
    <w:pPr>
      <w:spacing w:after="100"/>
    </w:pPr>
  </w:style>
  <w:style w:type="paragraph" w:styleId="TDC2">
    <w:name w:val="toc 2"/>
    <w:basedOn w:val="Normal"/>
    <w:next w:val="Normal"/>
    <w:autoRedefine/>
    <w:uiPriority w:val="39"/>
    <w:unhideWhenUsed/>
    <w:rsid w:val="00B17CE1"/>
    <w:pPr>
      <w:spacing w:after="100"/>
      <w:ind w:left="240"/>
    </w:pPr>
  </w:style>
  <w:style w:type="paragraph" w:styleId="TDC3">
    <w:name w:val="toc 3"/>
    <w:basedOn w:val="Normal"/>
    <w:next w:val="Normal"/>
    <w:autoRedefine/>
    <w:uiPriority w:val="39"/>
    <w:unhideWhenUsed/>
    <w:rsid w:val="00B17CE1"/>
    <w:pPr>
      <w:spacing w:after="100"/>
      <w:ind w:left="480"/>
    </w:pPr>
  </w:style>
  <w:style w:type="paragraph" w:customStyle="1" w:styleId="code">
    <w:name w:val="code"/>
    <w:basedOn w:val="Prrafo"/>
    <w:next w:val="Prrafo"/>
    <w:link w:val="codeCar"/>
    <w:qFormat/>
    <w:rsid w:val="00A4287E"/>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0" w:after="240" w:line="240" w:lineRule="auto"/>
      <w:jc w:val="left"/>
    </w:pPr>
    <w:rPr>
      <w:rFonts w:ascii="Consolas" w:hAnsi="Consolas"/>
    </w:rPr>
  </w:style>
  <w:style w:type="character" w:customStyle="1" w:styleId="PrrafoCar">
    <w:name w:val="Párrafo Car"/>
    <w:basedOn w:val="Fuentedeprrafopredeter"/>
    <w:link w:val="Prrafo"/>
    <w:rsid w:val="00796666"/>
    <w:rPr>
      <w:sz w:val="24"/>
    </w:rPr>
  </w:style>
  <w:style w:type="character" w:customStyle="1" w:styleId="codeCar">
    <w:name w:val="code Car"/>
    <w:basedOn w:val="PrrafoCar"/>
    <w:link w:val="code"/>
    <w:rsid w:val="00A4287E"/>
    <w:rPr>
      <w:rFonts w:ascii="Consolas" w:hAnsi="Consolas"/>
      <w:sz w:val="24"/>
      <w:shd w:val="clear" w:color="auto" w:fill="F2F2F2" w:themeFill="background1" w:themeFillShade="F2"/>
    </w:rPr>
  </w:style>
  <w:style w:type="paragraph" w:styleId="HTMLconformatoprevio">
    <w:name w:val="HTML Preformatted"/>
    <w:basedOn w:val="Normal"/>
    <w:link w:val="HTMLconformatoprevioCar"/>
    <w:uiPriority w:val="99"/>
    <w:semiHidden/>
    <w:unhideWhenUsed/>
    <w:rsid w:val="00EC2428"/>
    <w:pPr>
      <w:spacing w:before="0" w:after="0"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EC2428"/>
    <w:rPr>
      <w:rFonts w:ascii="Consolas" w:hAnsi="Consolas"/>
    </w:rPr>
  </w:style>
  <w:style w:type="character" w:styleId="Hipervnculovisitado">
    <w:name w:val="FollowedHyperlink"/>
    <w:basedOn w:val="Fuentedeprrafopredeter"/>
    <w:uiPriority w:val="99"/>
    <w:semiHidden/>
    <w:unhideWhenUsed/>
    <w:rsid w:val="00B96671"/>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0568">
      <w:bodyDiv w:val="1"/>
      <w:marLeft w:val="0"/>
      <w:marRight w:val="0"/>
      <w:marTop w:val="0"/>
      <w:marBottom w:val="0"/>
      <w:divBdr>
        <w:top w:val="none" w:sz="0" w:space="0" w:color="auto"/>
        <w:left w:val="none" w:sz="0" w:space="0" w:color="auto"/>
        <w:bottom w:val="none" w:sz="0" w:space="0" w:color="auto"/>
        <w:right w:val="none" w:sz="0" w:space="0" w:color="auto"/>
      </w:divBdr>
    </w:div>
    <w:div w:id="24865871">
      <w:bodyDiv w:val="1"/>
      <w:marLeft w:val="0"/>
      <w:marRight w:val="0"/>
      <w:marTop w:val="0"/>
      <w:marBottom w:val="0"/>
      <w:divBdr>
        <w:top w:val="none" w:sz="0" w:space="0" w:color="auto"/>
        <w:left w:val="none" w:sz="0" w:space="0" w:color="auto"/>
        <w:bottom w:val="none" w:sz="0" w:space="0" w:color="auto"/>
        <w:right w:val="none" w:sz="0" w:space="0" w:color="auto"/>
      </w:divBdr>
    </w:div>
    <w:div w:id="43066582">
      <w:bodyDiv w:val="1"/>
      <w:marLeft w:val="0"/>
      <w:marRight w:val="0"/>
      <w:marTop w:val="0"/>
      <w:marBottom w:val="0"/>
      <w:divBdr>
        <w:top w:val="none" w:sz="0" w:space="0" w:color="auto"/>
        <w:left w:val="none" w:sz="0" w:space="0" w:color="auto"/>
        <w:bottom w:val="none" w:sz="0" w:space="0" w:color="auto"/>
        <w:right w:val="none" w:sz="0" w:space="0" w:color="auto"/>
      </w:divBdr>
    </w:div>
    <w:div w:id="76900969">
      <w:bodyDiv w:val="1"/>
      <w:marLeft w:val="0"/>
      <w:marRight w:val="0"/>
      <w:marTop w:val="0"/>
      <w:marBottom w:val="0"/>
      <w:divBdr>
        <w:top w:val="none" w:sz="0" w:space="0" w:color="auto"/>
        <w:left w:val="none" w:sz="0" w:space="0" w:color="auto"/>
        <w:bottom w:val="none" w:sz="0" w:space="0" w:color="auto"/>
        <w:right w:val="none" w:sz="0" w:space="0" w:color="auto"/>
      </w:divBdr>
    </w:div>
    <w:div w:id="87433490">
      <w:bodyDiv w:val="1"/>
      <w:marLeft w:val="0"/>
      <w:marRight w:val="0"/>
      <w:marTop w:val="0"/>
      <w:marBottom w:val="0"/>
      <w:divBdr>
        <w:top w:val="none" w:sz="0" w:space="0" w:color="auto"/>
        <w:left w:val="none" w:sz="0" w:space="0" w:color="auto"/>
        <w:bottom w:val="none" w:sz="0" w:space="0" w:color="auto"/>
        <w:right w:val="none" w:sz="0" w:space="0" w:color="auto"/>
      </w:divBdr>
    </w:div>
    <w:div w:id="104665810">
      <w:bodyDiv w:val="1"/>
      <w:marLeft w:val="0"/>
      <w:marRight w:val="0"/>
      <w:marTop w:val="0"/>
      <w:marBottom w:val="0"/>
      <w:divBdr>
        <w:top w:val="none" w:sz="0" w:space="0" w:color="auto"/>
        <w:left w:val="none" w:sz="0" w:space="0" w:color="auto"/>
        <w:bottom w:val="none" w:sz="0" w:space="0" w:color="auto"/>
        <w:right w:val="none" w:sz="0" w:space="0" w:color="auto"/>
      </w:divBdr>
    </w:div>
    <w:div w:id="107043844">
      <w:bodyDiv w:val="1"/>
      <w:marLeft w:val="0"/>
      <w:marRight w:val="0"/>
      <w:marTop w:val="0"/>
      <w:marBottom w:val="0"/>
      <w:divBdr>
        <w:top w:val="none" w:sz="0" w:space="0" w:color="auto"/>
        <w:left w:val="none" w:sz="0" w:space="0" w:color="auto"/>
        <w:bottom w:val="none" w:sz="0" w:space="0" w:color="auto"/>
        <w:right w:val="none" w:sz="0" w:space="0" w:color="auto"/>
      </w:divBdr>
    </w:div>
    <w:div w:id="110176330">
      <w:bodyDiv w:val="1"/>
      <w:marLeft w:val="0"/>
      <w:marRight w:val="0"/>
      <w:marTop w:val="0"/>
      <w:marBottom w:val="0"/>
      <w:divBdr>
        <w:top w:val="none" w:sz="0" w:space="0" w:color="auto"/>
        <w:left w:val="none" w:sz="0" w:space="0" w:color="auto"/>
        <w:bottom w:val="none" w:sz="0" w:space="0" w:color="auto"/>
        <w:right w:val="none" w:sz="0" w:space="0" w:color="auto"/>
      </w:divBdr>
    </w:div>
    <w:div w:id="173232039">
      <w:bodyDiv w:val="1"/>
      <w:marLeft w:val="0"/>
      <w:marRight w:val="0"/>
      <w:marTop w:val="0"/>
      <w:marBottom w:val="0"/>
      <w:divBdr>
        <w:top w:val="none" w:sz="0" w:space="0" w:color="auto"/>
        <w:left w:val="none" w:sz="0" w:space="0" w:color="auto"/>
        <w:bottom w:val="none" w:sz="0" w:space="0" w:color="auto"/>
        <w:right w:val="none" w:sz="0" w:space="0" w:color="auto"/>
      </w:divBdr>
      <w:divsChild>
        <w:div w:id="507868322">
          <w:marLeft w:val="0"/>
          <w:marRight w:val="0"/>
          <w:marTop w:val="0"/>
          <w:marBottom w:val="0"/>
          <w:divBdr>
            <w:top w:val="none" w:sz="0" w:space="0" w:color="auto"/>
            <w:left w:val="none" w:sz="0" w:space="0" w:color="auto"/>
            <w:bottom w:val="none" w:sz="0" w:space="0" w:color="auto"/>
            <w:right w:val="none" w:sz="0" w:space="0" w:color="auto"/>
          </w:divBdr>
          <w:divsChild>
            <w:div w:id="529032310">
              <w:marLeft w:val="0"/>
              <w:marRight w:val="0"/>
              <w:marTop w:val="0"/>
              <w:marBottom w:val="0"/>
              <w:divBdr>
                <w:top w:val="none" w:sz="0" w:space="0" w:color="auto"/>
                <w:left w:val="none" w:sz="0" w:space="0" w:color="auto"/>
                <w:bottom w:val="none" w:sz="0" w:space="0" w:color="auto"/>
                <w:right w:val="none" w:sz="0" w:space="0" w:color="auto"/>
              </w:divBdr>
            </w:div>
            <w:div w:id="694579906">
              <w:marLeft w:val="0"/>
              <w:marRight w:val="0"/>
              <w:marTop w:val="0"/>
              <w:marBottom w:val="0"/>
              <w:divBdr>
                <w:top w:val="none" w:sz="0" w:space="0" w:color="auto"/>
                <w:left w:val="none" w:sz="0" w:space="0" w:color="auto"/>
                <w:bottom w:val="none" w:sz="0" w:space="0" w:color="auto"/>
                <w:right w:val="none" w:sz="0" w:space="0" w:color="auto"/>
              </w:divBdr>
              <w:divsChild>
                <w:div w:id="7500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1630">
          <w:marLeft w:val="0"/>
          <w:marRight w:val="0"/>
          <w:marTop w:val="0"/>
          <w:marBottom w:val="0"/>
          <w:divBdr>
            <w:top w:val="none" w:sz="0" w:space="0" w:color="auto"/>
            <w:left w:val="none" w:sz="0" w:space="0" w:color="auto"/>
            <w:bottom w:val="none" w:sz="0" w:space="0" w:color="auto"/>
            <w:right w:val="none" w:sz="0" w:space="0" w:color="auto"/>
          </w:divBdr>
          <w:divsChild>
            <w:div w:id="113250995">
              <w:marLeft w:val="0"/>
              <w:marRight w:val="0"/>
              <w:marTop w:val="0"/>
              <w:marBottom w:val="0"/>
              <w:divBdr>
                <w:top w:val="none" w:sz="0" w:space="0" w:color="auto"/>
                <w:left w:val="none" w:sz="0" w:space="0" w:color="auto"/>
                <w:bottom w:val="none" w:sz="0" w:space="0" w:color="auto"/>
                <w:right w:val="none" w:sz="0" w:space="0" w:color="auto"/>
              </w:divBdr>
            </w:div>
            <w:div w:id="1755129859">
              <w:marLeft w:val="0"/>
              <w:marRight w:val="0"/>
              <w:marTop w:val="0"/>
              <w:marBottom w:val="0"/>
              <w:divBdr>
                <w:top w:val="none" w:sz="0" w:space="0" w:color="auto"/>
                <w:left w:val="none" w:sz="0" w:space="0" w:color="auto"/>
                <w:bottom w:val="none" w:sz="0" w:space="0" w:color="auto"/>
                <w:right w:val="none" w:sz="0" w:space="0" w:color="auto"/>
              </w:divBdr>
              <w:divsChild>
                <w:div w:id="9263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7390">
      <w:bodyDiv w:val="1"/>
      <w:marLeft w:val="0"/>
      <w:marRight w:val="0"/>
      <w:marTop w:val="0"/>
      <w:marBottom w:val="0"/>
      <w:divBdr>
        <w:top w:val="none" w:sz="0" w:space="0" w:color="auto"/>
        <w:left w:val="none" w:sz="0" w:space="0" w:color="auto"/>
        <w:bottom w:val="none" w:sz="0" w:space="0" w:color="auto"/>
        <w:right w:val="none" w:sz="0" w:space="0" w:color="auto"/>
      </w:divBdr>
      <w:divsChild>
        <w:div w:id="1858418972">
          <w:marLeft w:val="0"/>
          <w:marRight w:val="0"/>
          <w:marTop w:val="0"/>
          <w:marBottom w:val="0"/>
          <w:divBdr>
            <w:top w:val="none" w:sz="0" w:space="0" w:color="auto"/>
            <w:left w:val="none" w:sz="0" w:space="0" w:color="auto"/>
            <w:bottom w:val="none" w:sz="0" w:space="0" w:color="auto"/>
            <w:right w:val="none" w:sz="0" w:space="0" w:color="auto"/>
          </w:divBdr>
          <w:divsChild>
            <w:div w:id="3419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0611">
      <w:bodyDiv w:val="1"/>
      <w:marLeft w:val="0"/>
      <w:marRight w:val="0"/>
      <w:marTop w:val="0"/>
      <w:marBottom w:val="0"/>
      <w:divBdr>
        <w:top w:val="none" w:sz="0" w:space="0" w:color="auto"/>
        <w:left w:val="none" w:sz="0" w:space="0" w:color="auto"/>
        <w:bottom w:val="none" w:sz="0" w:space="0" w:color="auto"/>
        <w:right w:val="none" w:sz="0" w:space="0" w:color="auto"/>
      </w:divBdr>
    </w:div>
    <w:div w:id="265888277">
      <w:bodyDiv w:val="1"/>
      <w:marLeft w:val="0"/>
      <w:marRight w:val="0"/>
      <w:marTop w:val="0"/>
      <w:marBottom w:val="0"/>
      <w:divBdr>
        <w:top w:val="none" w:sz="0" w:space="0" w:color="auto"/>
        <w:left w:val="none" w:sz="0" w:space="0" w:color="auto"/>
        <w:bottom w:val="none" w:sz="0" w:space="0" w:color="auto"/>
        <w:right w:val="none" w:sz="0" w:space="0" w:color="auto"/>
      </w:divBdr>
    </w:div>
    <w:div w:id="267667426">
      <w:bodyDiv w:val="1"/>
      <w:marLeft w:val="0"/>
      <w:marRight w:val="0"/>
      <w:marTop w:val="0"/>
      <w:marBottom w:val="0"/>
      <w:divBdr>
        <w:top w:val="none" w:sz="0" w:space="0" w:color="auto"/>
        <w:left w:val="none" w:sz="0" w:space="0" w:color="auto"/>
        <w:bottom w:val="none" w:sz="0" w:space="0" w:color="auto"/>
        <w:right w:val="none" w:sz="0" w:space="0" w:color="auto"/>
      </w:divBdr>
    </w:div>
    <w:div w:id="291911748">
      <w:bodyDiv w:val="1"/>
      <w:marLeft w:val="0"/>
      <w:marRight w:val="0"/>
      <w:marTop w:val="0"/>
      <w:marBottom w:val="0"/>
      <w:divBdr>
        <w:top w:val="none" w:sz="0" w:space="0" w:color="auto"/>
        <w:left w:val="none" w:sz="0" w:space="0" w:color="auto"/>
        <w:bottom w:val="none" w:sz="0" w:space="0" w:color="auto"/>
        <w:right w:val="none" w:sz="0" w:space="0" w:color="auto"/>
      </w:divBdr>
      <w:divsChild>
        <w:div w:id="1373071731">
          <w:marLeft w:val="0"/>
          <w:marRight w:val="0"/>
          <w:marTop w:val="0"/>
          <w:marBottom w:val="0"/>
          <w:divBdr>
            <w:top w:val="none" w:sz="0" w:space="0" w:color="auto"/>
            <w:left w:val="none" w:sz="0" w:space="0" w:color="auto"/>
            <w:bottom w:val="none" w:sz="0" w:space="0" w:color="auto"/>
            <w:right w:val="none" w:sz="0" w:space="0" w:color="auto"/>
          </w:divBdr>
          <w:divsChild>
            <w:div w:id="1201742559">
              <w:marLeft w:val="0"/>
              <w:marRight w:val="0"/>
              <w:marTop w:val="0"/>
              <w:marBottom w:val="0"/>
              <w:divBdr>
                <w:top w:val="none" w:sz="0" w:space="0" w:color="auto"/>
                <w:left w:val="none" w:sz="0" w:space="0" w:color="auto"/>
                <w:bottom w:val="none" w:sz="0" w:space="0" w:color="auto"/>
                <w:right w:val="none" w:sz="0" w:space="0" w:color="auto"/>
              </w:divBdr>
            </w:div>
            <w:div w:id="1217200657">
              <w:marLeft w:val="0"/>
              <w:marRight w:val="0"/>
              <w:marTop w:val="0"/>
              <w:marBottom w:val="0"/>
              <w:divBdr>
                <w:top w:val="none" w:sz="0" w:space="0" w:color="auto"/>
                <w:left w:val="none" w:sz="0" w:space="0" w:color="auto"/>
                <w:bottom w:val="none" w:sz="0" w:space="0" w:color="auto"/>
                <w:right w:val="none" w:sz="0" w:space="0" w:color="auto"/>
              </w:divBdr>
            </w:div>
            <w:div w:id="1253586096">
              <w:marLeft w:val="0"/>
              <w:marRight w:val="0"/>
              <w:marTop w:val="0"/>
              <w:marBottom w:val="0"/>
              <w:divBdr>
                <w:top w:val="none" w:sz="0" w:space="0" w:color="auto"/>
                <w:left w:val="none" w:sz="0" w:space="0" w:color="auto"/>
                <w:bottom w:val="none" w:sz="0" w:space="0" w:color="auto"/>
                <w:right w:val="none" w:sz="0" w:space="0" w:color="auto"/>
              </w:divBdr>
            </w:div>
            <w:div w:id="1765762147">
              <w:marLeft w:val="0"/>
              <w:marRight w:val="0"/>
              <w:marTop w:val="0"/>
              <w:marBottom w:val="0"/>
              <w:divBdr>
                <w:top w:val="none" w:sz="0" w:space="0" w:color="auto"/>
                <w:left w:val="none" w:sz="0" w:space="0" w:color="auto"/>
                <w:bottom w:val="none" w:sz="0" w:space="0" w:color="auto"/>
                <w:right w:val="none" w:sz="0" w:space="0" w:color="auto"/>
              </w:divBdr>
            </w:div>
            <w:div w:id="17955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5863">
      <w:bodyDiv w:val="1"/>
      <w:marLeft w:val="0"/>
      <w:marRight w:val="0"/>
      <w:marTop w:val="0"/>
      <w:marBottom w:val="0"/>
      <w:divBdr>
        <w:top w:val="none" w:sz="0" w:space="0" w:color="auto"/>
        <w:left w:val="none" w:sz="0" w:space="0" w:color="auto"/>
        <w:bottom w:val="none" w:sz="0" w:space="0" w:color="auto"/>
        <w:right w:val="none" w:sz="0" w:space="0" w:color="auto"/>
      </w:divBdr>
    </w:div>
    <w:div w:id="318458546">
      <w:bodyDiv w:val="1"/>
      <w:marLeft w:val="0"/>
      <w:marRight w:val="0"/>
      <w:marTop w:val="0"/>
      <w:marBottom w:val="0"/>
      <w:divBdr>
        <w:top w:val="none" w:sz="0" w:space="0" w:color="auto"/>
        <w:left w:val="none" w:sz="0" w:space="0" w:color="auto"/>
        <w:bottom w:val="none" w:sz="0" w:space="0" w:color="auto"/>
        <w:right w:val="none" w:sz="0" w:space="0" w:color="auto"/>
      </w:divBdr>
    </w:div>
    <w:div w:id="393158673">
      <w:bodyDiv w:val="1"/>
      <w:marLeft w:val="0"/>
      <w:marRight w:val="0"/>
      <w:marTop w:val="0"/>
      <w:marBottom w:val="0"/>
      <w:divBdr>
        <w:top w:val="none" w:sz="0" w:space="0" w:color="auto"/>
        <w:left w:val="none" w:sz="0" w:space="0" w:color="auto"/>
        <w:bottom w:val="none" w:sz="0" w:space="0" w:color="auto"/>
        <w:right w:val="none" w:sz="0" w:space="0" w:color="auto"/>
      </w:divBdr>
    </w:div>
    <w:div w:id="524560281">
      <w:bodyDiv w:val="1"/>
      <w:marLeft w:val="0"/>
      <w:marRight w:val="0"/>
      <w:marTop w:val="0"/>
      <w:marBottom w:val="0"/>
      <w:divBdr>
        <w:top w:val="none" w:sz="0" w:space="0" w:color="auto"/>
        <w:left w:val="none" w:sz="0" w:space="0" w:color="auto"/>
        <w:bottom w:val="none" w:sz="0" w:space="0" w:color="auto"/>
        <w:right w:val="none" w:sz="0" w:space="0" w:color="auto"/>
      </w:divBdr>
    </w:div>
    <w:div w:id="529296086">
      <w:bodyDiv w:val="1"/>
      <w:marLeft w:val="0"/>
      <w:marRight w:val="0"/>
      <w:marTop w:val="0"/>
      <w:marBottom w:val="0"/>
      <w:divBdr>
        <w:top w:val="none" w:sz="0" w:space="0" w:color="auto"/>
        <w:left w:val="none" w:sz="0" w:space="0" w:color="auto"/>
        <w:bottom w:val="none" w:sz="0" w:space="0" w:color="auto"/>
        <w:right w:val="none" w:sz="0" w:space="0" w:color="auto"/>
      </w:divBdr>
    </w:div>
    <w:div w:id="621762464">
      <w:bodyDiv w:val="1"/>
      <w:marLeft w:val="0"/>
      <w:marRight w:val="0"/>
      <w:marTop w:val="0"/>
      <w:marBottom w:val="0"/>
      <w:divBdr>
        <w:top w:val="none" w:sz="0" w:space="0" w:color="auto"/>
        <w:left w:val="none" w:sz="0" w:space="0" w:color="auto"/>
        <w:bottom w:val="none" w:sz="0" w:space="0" w:color="auto"/>
        <w:right w:val="none" w:sz="0" w:space="0" w:color="auto"/>
      </w:divBdr>
    </w:div>
    <w:div w:id="697511663">
      <w:bodyDiv w:val="1"/>
      <w:marLeft w:val="0"/>
      <w:marRight w:val="0"/>
      <w:marTop w:val="0"/>
      <w:marBottom w:val="0"/>
      <w:divBdr>
        <w:top w:val="none" w:sz="0" w:space="0" w:color="auto"/>
        <w:left w:val="none" w:sz="0" w:space="0" w:color="auto"/>
        <w:bottom w:val="none" w:sz="0" w:space="0" w:color="auto"/>
        <w:right w:val="none" w:sz="0" w:space="0" w:color="auto"/>
      </w:divBdr>
      <w:divsChild>
        <w:div w:id="902838737">
          <w:marLeft w:val="0"/>
          <w:marRight w:val="0"/>
          <w:marTop w:val="0"/>
          <w:marBottom w:val="0"/>
          <w:divBdr>
            <w:top w:val="none" w:sz="0" w:space="0" w:color="auto"/>
            <w:left w:val="none" w:sz="0" w:space="0" w:color="auto"/>
            <w:bottom w:val="none" w:sz="0" w:space="0" w:color="auto"/>
            <w:right w:val="none" w:sz="0" w:space="0" w:color="auto"/>
          </w:divBdr>
          <w:divsChild>
            <w:div w:id="1438402594">
              <w:marLeft w:val="0"/>
              <w:marRight w:val="0"/>
              <w:marTop w:val="0"/>
              <w:marBottom w:val="0"/>
              <w:divBdr>
                <w:top w:val="none" w:sz="0" w:space="0" w:color="auto"/>
                <w:left w:val="none" w:sz="0" w:space="0" w:color="auto"/>
                <w:bottom w:val="none" w:sz="0" w:space="0" w:color="auto"/>
                <w:right w:val="none" w:sz="0" w:space="0" w:color="auto"/>
              </w:divBdr>
            </w:div>
            <w:div w:id="1471702773">
              <w:marLeft w:val="0"/>
              <w:marRight w:val="0"/>
              <w:marTop w:val="0"/>
              <w:marBottom w:val="0"/>
              <w:divBdr>
                <w:top w:val="none" w:sz="0" w:space="0" w:color="auto"/>
                <w:left w:val="none" w:sz="0" w:space="0" w:color="auto"/>
                <w:bottom w:val="none" w:sz="0" w:space="0" w:color="auto"/>
                <w:right w:val="none" w:sz="0" w:space="0" w:color="auto"/>
              </w:divBdr>
            </w:div>
            <w:div w:id="1507747043">
              <w:marLeft w:val="0"/>
              <w:marRight w:val="0"/>
              <w:marTop w:val="0"/>
              <w:marBottom w:val="0"/>
              <w:divBdr>
                <w:top w:val="none" w:sz="0" w:space="0" w:color="auto"/>
                <w:left w:val="none" w:sz="0" w:space="0" w:color="auto"/>
                <w:bottom w:val="none" w:sz="0" w:space="0" w:color="auto"/>
                <w:right w:val="none" w:sz="0" w:space="0" w:color="auto"/>
              </w:divBdr>
            </w:div>
            <w:div w:id="1851682205">
              <w:marLeft w:val="0"/>
              <w:marRight w:val="0"/>
              <w:marTop w:val="0"/>
              <w:marBottom w:val="0"/>
              <w:divBdr>
                <w:top w:val="none" w:sz="0" w:space="0" w:color="auto"/>
                <w:left w:val="none" w:sz="0" w:space="0" w:color="auto"/>
                <w:bottom w:val="none" w:sz="0" w:space="0" w:color="auto"/>
                <w:right w:val="none" w:sz="0" w:space="0" w:color="auto"/>
              </w:divBdr>
            </w:div>
            <w:div w:id="20482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4713">
      <w:bodyDiv w:val="1"/>
      <w:marLeft w:val="0"/>
      <w:marRight w:val="0"/>
      <w:marTop w:val="0"/>
      <w:marBottom w:val="0"/>
      <w:divBdr>
        <w:top w:val="none" w:sz="0" w:space="0" w:color="auto"/>
        <w:left w:val="none" w:sz="0" w:space="0" w:color="auto"/>
        <w:bottom w:val="none" w:sz="0" w:space="0" w:color="auto"/>
        <w:right w:val="none" w:sz="0" w:space="0" w:color="auto"/>
      </w:divBdr>
    </w:div>
    <w:div w:id="762654222">
      <w:bodyDiv w:val="1"/>
      <w:marLeft w:val="0"/>
      <w:marRight w:val="0"/>
      <w:marTop w:val="0"/>
      <w:marBottom w:val="0"/>
      <w:divBdr>
        <w:top w:val="none" w:sz="0" w:space="0" w:color="auto"/>
        <w:left w:val="none" w:sz="0" w:space="0" w:color="auto"/>
        <w:bottom w:val="none" w:sz="0" w:space="0" w:color="auto"/>
        <w:right w:val="none" w:sz="0" w:space="0" w:color="auto"/>
      </w:divBdr>
    </w:div>
    <w:div w:id="820971924">
      <w:bodyDiv w:val="1"/>
      <w:marLeft w:val="0"/>
      <w:marRight w:val="0"/>
      <w:marTop w:val="0"/>
      <w:marBottom w:val="0"/>
      <w:divBdr>
        <w:top w:val="none" w:sz="0" w:space="0" w:color="auto"/>
        <w:left w:val="none" w:sz="0" w:space="0" w:color="auto"/>
        <w:bottom w:val="none" w:sz="0" w:space="0" w:color="auto"/>
        <w:right w:val="none" w:sz="0" w:space="0" w:color="auto"/>
      </w:divBdr>
    </w:div>
    <w:div w:id="865288086">
      <w:bodyDiv w:val="1"/>
      <w:marLeft w:val="0"/>
      <w:marRight w:val="0"/>
      <w:marTop w:val="0"/>
      <w:marBottom w:val="0"/>
      <w:divBdr>
        <w:top w:val="none" w:sz="0" w:space="0" w:color="auto"/>
        <w:left w:val="none" w:sz="0" w:space="0" w:color="auto"/>
        <w:bottom w:val="none" w:sz="0" w:space="0" w:color="auto"/>
        <w:right w:val="none" w:sz="0" w:space="0" w:color="auto"/>
      </w:divBdr>
      <w:divsChild>
        <w:div w:id="1717663233">
          <w:marLeft w:val="0"/>
          <w:marRight w:val="0"/>
          <w:marTop w:val="0"/>
          <w:marBottom w:val="0"/>
          <w:divBdr>
            <w:top w:val="none" w:sz="0" w:space="0" w:color="auto"/>
            <w:left w:val="none" w:sz="0" w:space="0" w:color="auto"/>
            <w:bottom w:val="none" w:sz="0" w:space="0" w:color="auto"/>
            <w:right w:val="none" w:sz="0" w:space="0" w:color="auto"/>
          </w:divBdr>
          <w:divsChild>
            <w:div w:id="228538416">
              <w:marLeft w:val="0"/>
              <w:marRight w:val="0"/>
              <w:marTop w:val="0"/>
              <w:marBottom w:val="0"/>
              <w:divBdr>
                <w:top w:val="none" w:sz="0" w:space="0" w:color="auto"/>
                <w:left w:val="none" w:sz="0" w:space="0" w:color="auto"/>
                <w:bottom w:val="none" w:sz="0" w:space="0" w:color="auto"/>
                <w:right w:val="none" w:sz="0" w:space="0" w:color="auto"/>
              </w:divBdr>
            </w:div>
            <w:div w:id="278609373">
              <w:marLeft w:val="0"/>
              <w:marRight w:val="0"/>
              <w:marTop w:val="0"/>
              <w:marBottom w:val="0"/>
              <w:divBdr>
                <w:top w:val="none" w:sz="0" w:space="0" w:color="auto"/>
                <w:left w:val="none" w:sz="0" w:space="0" w:color="auto"/>
                <w:bottom w:val="none" w:sz="0" w:space="0" w:color="auto"/>
                <w:right w:val="none" w:sz="0" w:space="0" w:color="auto"/>
              </w:divBdr>
            </w:div>
            <w:div w:id="571240553">
              <w:marLeft w:val="0"/>
              <w:marRight w:val="0"/>
              <w:marTop w:val="0"/>
              <w:marBottom w:val="0"/>
              <w:divBdr>
                <w:top w:val="none" w:sz="0" w:space="0" w:color="auto"/>
                <w:left w:val="none" w:sz="0" w:space="0" w:color="auto"/>
                <w:bottom w:val="none" w:sz="0" w:space="0" w:color="auto"/>
                <w:right w:val="none" w:sz="0" w:space="0" w:color="auto"/>
              </w:divBdr>
            </w:div>
            <w:div w:id="1867283527">
              <w:marLeft w:val="0"/>
              <w:marRight w:val="0"/>
              <w:marTop w:val="0"/>
              <w:marBottom w:val="0"/>
              <w:divBdr>
                <w:top w:val="none" w:sz="0" w:space="0" w:color="auto"/>
                <w:left w:val="none" w:sz="0" w:space="0" w:color="auto"/>
                <w:bottom w:val="none" w:sz="0" w:space="0" w:color="auto"/>
                <w:right w:val="none" w:sz="0" w:space="0" w:color="auto"/>
              </w:divBdr>
            </w:div>
            <w:div w:id="1887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4840">
      <w:bodyDiv w:val="1"/>
      <w:marLeft w:val="0"/>
      <w:marRight w:val="0"/>
      <w:marTop w:val="0"/>
      <w:marBottom w:val="0"/>
      <w:divBdr>
        <w:top w:val="none" w:sz="0" w:space="0" w:color="auto"/>
        <w:left w:val="none" w:sz="0" w:space="0" w:color="auto"/>
        <w:bottom w:val="none" w:sz="0" w:space="0" w:color="auto"/>
        <w:right w:val="none" w:sz="0" w:space="0" w:color="auto"/>
      </w:divBdr>
    </w:div>
    <w:div w:id="991719061">
      <w:bodyDiv w:val="1"/>
      <w:marLeft w:val="0"/>
      <w:marRight w:val="0"/>
      <w:marTop w:val="0"/>
      <w:marBottom w:val="0"/>
      <w:divBdr>
        <w:top w:val="none" w:sz="0" w:space="0" w:color="auto"/>
        <w:left w:val="none" w:sz="0" w:space="0" w:color="auto"/>
        <w:bottom w:val="none" w:sz="0" w:space="0" w:color="auto"/>
        <w:right w:val="none" w:sz="0" w:space="0" w:color="auto"/>
      </w:divBdr>
    </w:div>
    <w:div w:id="1120105871">
      <w:bodyDiv w:val="1"/>
      <w:marLeft w:val="0"/>
      <w:marRight w:val="0"/>
      <w:marTop w:val="0"/>
      <w:marBottom w:val="0"/>
      <w:divBdr>
        <w:top w:val="none" w:sz="0" w:space="0" w:color="auto"/>
        <w:left w:val="none" w:sz="0" w:space="0" w:color="auto"/>
        <w:bottom w:val="none" w:sz="0" w:space="0" w:color="auto"/>
        <w:right w:val="none" w:sz="0" w:space="0" w:color="auto"/>
      </w:divBdr>
    </w:div>
    <w:div w:id="1120687378">
      <w:bodyDiv w:val="1"/>
      <w:marLeft w:val="0"/>
      <w:marRight w:val="0"/>
      <w:marTop w:val="0"/>
      <w:marBottom w:val="0"/>
      <w:divBdr>
        <w:top w:val="none" w:sz="0" w:space="0" w:color="auto"/>
        <w:left w:val="none" w:sz="0" w:space="0" w:color="auto"/>
        <w:bottom w:val="none" w:sz="0" w:space="0" w:color="auto"/>
        <w:right w:val="none" w:sz="0" w:space="0" w:color="auto"/>
      </w:divBdr>
      <w:divsChild>
        <w:div w:id="1188058183">
          <w:marLeft w:val="0"/>
          <w:marRight w:val="0"/>
          <w:marTop w:val="0"/>
          <w:marBottom w:val="0"/>
          <w:divBdr>
            <w:top w:val="none" w:sz="0" w:space="0" w:color="auto"/>
            <w:left w:val="none" w:sz="0" w:space="0" w:color="auto"/>
            <w:bottom w:val="none" w:sz="0" w:space="0" w:color="auto"/>
            <w:right w:val="none" w:sz="0" w:space="0" w:color="auto"/>
          </w:divBdr>
          <w:divsChild>
            <w:div w:id="14121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7329">
      <w:bodyDiv w:val="1"/>
      <w:marLeft w:val="0"/>
      <w:marRight w:val="0"/>
      <w:marTop w:val="0"/>
      <w:marBottom w:val="0"/>
      <w:divBdr>
        <w:top w:val="none" w:sz="0" w:space="0" w:color="auto"/>
        <w:left w:val="none" w:sz="0" w:space="0" w:color="auto"/>
        <w:bottom w:val="none" w:sz="0" w:space="0" w:color="auto"/>
        <w:right w:val="none" w:sz="0" w:space="0" w:color="auto"/>
      </w:divBdr>
    </w:div>
    <w:div w:id="1160727673">
      <w:bodyDiv w:val="1"/>
      <w:marLeft w:val="0"/>
      <w:marRight w:val="0"/>
      <w:marTop w:val="0"/>
      <w:marBottom w:val="0"/>
      <w:divBdr>
        <w:top w:val="none" w:sz="0" w:space="0" w:color="auto"/>
        <w:left w:val="none" w:sz="0" w:space="0" w:color="auto"/>
        <w:bottom w:val="none" w:sz="0" w:space="0" w:color="auto"/>
        <w:right w:val="none" w:sz="0" w:space="0" w:color="auto"/>
      </w:divBdr>
      <w:divsChild>
        <w:div w:id="1058556751">
          <w:marLeft w:val="0"/>
          <w:marRight w:val="0"/>
          <w:marTop w:val="0"/>
          <w:marBottom w:val="0"/>
          <w:divBdr>
            <w:top w:val="none" w:sz="0" w:space="0" w:color="auto"/>
            <w:left w:val="none" w:sz="0" w:space="0" w:color="auto"/>
            <w:bottom w:val="none" w:sz="0" w:space="0" w:color="auto"/>
            <w:right w:val="none" w:sz="0" w:space="0" w:color="auto"/>
          </w:divBdr>
          <w:divsChild>
            <w:div w:id="74934812">
              <w:marLeft w:val="0"/>
              <w:marRight w:val="0"/>
              <w:marTop w:val="0"/>
              <w:marBottom w:val="0"/>
              <w:divBdr>
                <w:top w:val="none" w:sz="0" w:space="0" w:color="auto"/>
                <w:left w:val="none" w:sz="0" w:space="0" w:color="auto"/>
                <w:bottom w:val="none" w:sz="0" w:space="0" w:color="auto"/>
                <w:right w:val="none" w:sz="0" w:space="0" w:color="auto"/>
              </w:divBdr>
            </w:div>
            <w:div w:id="91970732">
              <w:marLeft w:val="0"/>
              <w:marRight w:val="0"/>
              <w:marTop w:val="0"/>
              <w:marBottom w:val="0"/>
              <w:divBdr>
                <w:top w:val="none" w:sz="0" w:space="0" w:color="auto"/>
                <w:left w:val="none" w:sz="0" w:space="0" w:color="auto"/>
                <w:bottom w:val="none" w:sz="0" w:space="0" w:color="auto"/>
                <w:right w:val="none" w:sz="0" w:space="0" w:color="auto"/>
              </w:divBdr>
            </w:div>
            <w:div w:id="204952515">
              <w:marLeft w:val="0"/>
              <w:marRight w:val="0"/>
              <w:marTop w:val="0"/>
              <w:marBottom w:val="0"/>
              <w:divBdr>
                <w:top w:val="none" w:sz="0" w:space="0" w:color="auto"/>
                <w:left w:val="none" w:sz="0" w:space="0" w:color="auto"/>
                <w:bottom w:val="none" w:sz="0" w:space="0" w:color="auto"/>
                <w:right w:val="none" w:sz="0" w:space="0" w:color="auto"/>
              </w:divBdr>
            </w:div>
            <w:div w:id="388000450">
              <w:marLeft w:val="0"/>
              <w:marRight w:val="0"/>
              <w:marTop w:val="0"/>
              <w:marBottom w:val="0"/>
              <w:divBdr>
                <w:top w:val="none" w:sz="0" w:space="0" w:color="auto"/>
                <w:left w:val="none" w:sz="0" w:space="0" w:color="auto"/>
                <w:bottom w:val="none" w:sz="0" w:space="0" w:color="auto"/>
                <w:right w:val="none" w:sz="0" w:space="0" w:color="auto"/>
              </w:divBdr>
            </w:div>
            <w:div w:id="535435613">
              <w:marLeft w:val="0"/>
              <w:marRight w:val="0"/>
              <w:marTop w:val="0"/>
              <w:marBottom w:val="0"/>
              <w:divBdr>
                <w:top w:val="none" w:sz="0" w:space="0" w:color="auto"/>
                <w:left w:val="none" w:sz="0" w:space="0" w:color="auto"/>
                <w:bottom w:val="none" w:sz="0" w:space="0" w:color="auto"/>
                <w:right w:val="none" w:sz="0" w:space="0" w:color="auto"/>
              </w:divBdr>
            </w:div>
            <w:div w:id="570652154">
              <w:marLeft w:val="0"/>
              <w:marRight w:val="0"/>
              <w:marTop w:val="0"/>
              <w:marBottom w:val="0"/>
              <w:divBdr>
                <w:top w:val="none" w:sz="0" w:space="0" w:color="auto"/>
                <w:left w:val="none" w:sz="0" w:space="0" w:color="auto"/>
                <w:bottom w:val="none" w:sz="0" w:space="0" w:color="auto"/>
                <w:right w:val="none" w:sz="0" w:space="0" w:color="auto"/>
              </w:divBdr>
            </w:div>
            <w:div w:id="631985091">
              <w:marLeft w:val="0"/>
              <w:marRight w:val="0"/>
              <w:marTop w:val="0"/>
              <w:marBottom w:val="0"/>
              <w:divBdr>
                <w:top w:val="none" w:sz="0" w:space="0" w:color="auto"/>
                <w:left w:val="none" w:sz="0" w:space="0" w:color="auto"/>
                <w:bottom w:val="none" w:sz="0" w:space="0" w:color="auto"/>
                <w:right w:val="none" w:sz="0" w:space="0" w:color="auto"/>
              </w:divBdr>
            </w:div>
            <w:div w:id="1126697408">
              <w:marLeft w:val="0"/>
              <w:marRight w:val="0"/>
              <w:marTop w:val="0"/>
              <w:marBottom w:val="0"/>
              <w:divBdr>
                <w:top w:val="none" w:sz="0" w:space="0" w:color="auto"/>
                <w:left w:val="none" w:sz="0" w:space="0" w:color="auto"/>
                <w:bottom w:val="none" w:sz="0" w:space="0" w:color="auto"/>
                <w:right w:val="none" w:sz="0" w:space="0" w:color="auto"/>
              </w:divBdr>
            </w:div>
            <w:div w:id="1237476336">
              <w:marLeft w:val="0"/>
              <w:marRight w:val="0"/>
              <w:marTop w:val="0"/>
              <w:marBottom w:val="0"/>
              <w:divBdr>
                <w:top w:val="none" w:sz="0" w:space="0" w:color="auto"/>
                <w:left w:val="none" w:sz="0" w:space="0" w:color="auto"/>
                <w:bottom w:val="none" w:sz="0" w:space="0" w:color="auto"/>
                <w:right w:val="none" w:sz="0" w:space="0" w:color="auto"/>
              </w:divBdr>
            </w:div>
            <w:div w:id="1609770759">
              <w:marLeft w:val="0"/>
              <w:marRight w:val="0"/>
              <w:marTop w:val="0"/>
              <w:marBottom w:val="0"/>
              <w:divBdr>
                <w:top w:val="none" w:sz="0" w:space="0" w:color="auto"/>
                <w:left w:val="none" w:sz="0" w:space="0" w:color="auto"/>
                <w:bottom w:val="none" w:sz="0" w:space="0" w:color="auto"/>
                <w:right w:val="none" w:sz="0" w:space="0" w:color="auto"/>
              </w:divBdr>
            </w:div>
            <w:div w:id="18893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6073">
      <w:bodyDiv w:val="1"/>
      <w:marLeft w:val="0"/>
      <w:marRight w:val="0"/>
      <w:marTop w:val="0"/>
      <w:marBottom w:val="0"/>
      <w:divBdr>
        <w:top w:val="none" w:sz="0" w:space="0" w:color="auto"/>
        <w:left w:val="none" w:sz="0" w:space="0" w:color="auto"/>
        <w:bottom w:val="none" w:sz="0" w:space="0" w:color="auto"/>
        <w:right w:val="none" w:sz="0" w:space="0" w:color="auto"/>
      </w:divBdr>
    </w:div>
    <w:div w:id="1166825878">
      <w:bodyDiv w:val="1"/>
      <w:marLeft w:val="0"/>
      <w:marRight w:val="0"/>
      <w:marTop w:val="0"/>
      <w:marBottom w:val="0"/>
      <w:divBdr>
        <w:top w:val="none" w:sz="0" w:space="0" w:color="auto"/>
        <w:left w:val="none" w:sz="0" w:space="0" w:color="auto"/>
        <w:bottom w:val="none" w:sz="0" w:space="0" w:color="auto"/>
        <w:right w:val="none" w:sz="0" w:space="0" w:color="auto"/>
      </w:divBdr>
    </w:div>
    <w:div w:id="1184976922">
      <w:bodyDiv w:val="1"/>
      <w:marLeft w:val="0"/>
      <w:marRight w:val="0"/>
      <w:marTop w:val="0"/>
      <w:marBottom w:val="0"/>
      <w:divBdr>
        <w:top w:val="none" w:sz="0" w:space="0" w:color="auto"/>
        <w:left w:val="none" w:sz="0" w:space="0" w:color="auto"/>
        <w:bottom w:val="none" w:sz="0" w:space="0" w:color="auto"/>
        <w:right w:val="none" w:sz="0" w:space="0" w:color="auto"/>
      </w:divBdr>
    </w:div>
    <w:div w:id="1185439237">
      <w:bodyDiv w:val="1"/>
      <w:marLeft w:val="0"/>
      <w:marRight w:val="0"/>
      <w:marTop w:val="0"/>
      <w:marBottom w:val="0"/>
      <w:divBdr>
        <w:top w:val="none" w:sz="0" w:space="0" w:color="auto"/>
        <w:left w:val="none" w:sz="0" w:space="0" w:color="auto"/>
        <w:bottom w:val="none" w:sz="0" w:space="0" w:color="auto"/>
        <w:right w:val="none" w:sz="0" w:space="0" w:color="auto"/>
      </w:divBdr>
    </w:div>
    <w:div w:id="1204168921">
      <w:bodyDiv w:val="1"/>
      <w:marLeft w:val="0"/>
      <w:marRight w:val="0"/>
      <w:marTop w:val="0"/>
      <w:marBottom w:val="0"/>
      <w:divBdr>
        <w:top w:val="none" w:sz="0" w:space="0" w:color="auto"/>
        <w:left w:val="none" w:sz="0" w:space="0" w:color="auto"/>
        <w:bottom w:val="none" w:sz="0" w:space="0" w:color="auto"/>
        <w:right w:val="none" w:sz="0" w:space="0" w:color="auto"/>
      </w:divBdr>
    </w:div>
    <w:div w:id="1206720956">
      <w:bodyDiv w:val="1"/>
      <w:marLeft w:val="0"/>
      <w:marRight w:val="0"/>
      <w:marTop w:val="0"/>
      <w:marBottom w:val="0"/>
      <w:divBdr>
        <w:top w:val="none" w:sz="0" w:space="0" w:color="auto"/>
        <w:left w:val="none" w:sz="0" w:space="0" w:color="auto"/>
        <w:bottom w:val="none" w:sz="0" w:space="0" w:color="auto"/>
        <w:right w:val="none" w:sz="0" w:space="0" w:color="auto"/>
      </w:divBdr>
      <w:divsChild>
        <w:div w:id="1693070398">
          <w:marLeft w:val="0"/>
          <w:marRight w:val="0"/>
          <w:marTop w:val="0"/>
          <w:marBottom w:val="0"/>
          <w:divBdr>
            <w:top w:val="none" w:sz="0" w:space="0" w:color="auto"/>
            <w:left w:val="none" w:sz="0" w:space="0" w:color="auto"/>
            <w:bottom w:val="none" w:sz="0" w:space="0" w:color="auto"/>
            <w:right w:val="none" w:sz="0" w:space="0" w:color="auto"/>
          </w:divBdr>
          <w:divsChild>
            <w:div w:id="446507652">
              <w:marLeft w:val="0"/>
              <w:marRight w:val="0"/>
              <w:marTop w:val="0"/>
              <w:marBottom w:val="0"/>
              <w:divBdr>
                <w:top w:val="none" w:sz="0" w:space="0" w:color="auto"/>
                <w:left w:val="none" w:sz="0" w:space="0" w:color="auto"/>
                <w:bottom w:val="none" w:sz="0" w:space="0" w:color="auto"/>
                <w:right w:val="none" w:sz="0" w:space="0" w:color="auto"/>
              </w:divBdr>
            </w:div>
            <w:div w:id="761605278">
              <w:marLeft w:val="0"/>
              <w:marRight w:val="0"/>
              <w:marTop w:val="0"/>
              <w:marBottom w:val="0"/>
              <w:divBdr>
                <w:top w:val="none" w:sz="0" w:space="0" w:color="auto"/>
                <w:left w:val="none" w:sz="0" w:space="0" w:color="auto"/>
                <w:bottom w:val="none" w:sz="0" w:space="0" w:color="auto"/>
                <w:right w:val="none" w:sz="0" w:space="0" w:color="auto"/>
              </w:divBdr>
            </w:div>
            <w:div w:id="1029797826">
              <w:marLeft w:val="0"/>
              <w:marRight w:val="0"/>
              <w:marTop w:val="0"/>
              <w:marBottom w:val="0"/>
              <w:divBdr>
                <w:top w:val="none" w:sz="0" w:space="0" w:color="auto"/>
                <w:left w:val="none" w:sz="0" w:space="0" w:color="auto"/>
                <w:bottom w:val="none" w:sz="0" w:space="0" w:color="auto"/>
                <w:right w:val="none" w:sz="0" w:space="0" w:color="auto"/>
              </w:divBdr>
            </w:div>
            <w:div w:id="1263760106">
              <w:marLeft w:val="0"/>
              <w:marRight w:val="0"/>
              <w:marTop w:val="0"/>
              <w:marBottom w:val="0"/>
              <w:divBdr>
                <w:top w:val="none" w:sz="0" w:space="0" w:color="auto"/>
                <w:left w:val="none" w:sz="0" w:space="0" w:color="auto"/>
                <w:bottom w:val="none" w:sz="0" w:space="0" w:color="auto"/>
                <w:right w:val="none" w:sz="0" w:space="0" w:color="auto"/>
              </w:divBdr>
            </w:div>
            <w:div w:id="18364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5729">
      <w:bodyDiv w:val="1"/>
      <w:marLeft w:val="0"/>
      <w:marRight w:val="0"/>
      <w:marTop w:val="0"/>
      <w:marBottom w:val="0"/>
      <w:divBdr>
        <w:top w:val="none" w:sz="0" w:space="0" w:color="auto"/>
        <w:left w:val="none" w:sz="0" w:space="0" w:color="auto"/>
        <w:bottom w:val="none" w:sz="0" w:space="0" w:color="auto"/>
        <w:right w:val="none" w:sz="0" w:space="0" w:color="auto"/>
      </w:divBdr>
    </w:div>
    <w:div w:id="1229458885">
      <w:bodyDiv w:val="1"/>
      <w:marLeft w:val="0"/>
      <w:marRight w:val="0"/>
      <w:marTop w:val="0"/>
      <w:marBottom w:val="0"/>
      <w:divBdr>
        <w:top w:val="none" w:sz="0" w:space="0" w:color="auto"/>
        <w:left w:val="none" w:sz="0" w:space="0" w:color="auto"/>
        <w:bottom w:val="none" w:sz="0" w:space="0" w:color="auto"/>
        <w:right w:val="none" w:sz="0" w:space="0" w:color="auto"/>
      </w:divBdr>
    </w:div>
    <w:div w:id="1269656327">
      <w:bodyDiv w:val="1"/>
      <w:marLeft w:val="0"/>
      <w:marRight w:val="0"/>
      <w:marTop w:val="0"/>
      <w:marBottom w:val="0"/>
      <w:divBdr>
        <w:top w:val="none" w:sz="0" w:space="0" w:color="auto"/>
        <w:left w:val="none" w:sz="0" w:space="0" w:color="auto"/>
        <w:bottom w:val="none" w:sz="0" w:space="0" w:color="auto"/>
        <w:right w:val="none" w:sz="0" w:space="0" w:color="auto"/>
      </w:divBdr>
    </w:div>
    <w:div w:id="1270357983">
      <w:bodyDiv w:val="1"/>
      <w:marLeft w:val="0"/>
      <w:marRight w:val="0"/>
      <w:marTop w:val="0"/>
      <w:marBottom w:val="0"/>
      <w:divBdr>
        <w:top w:val="none" w:sz="0" w:space="0" w:color="auto"/>
        <w:left w:val="none" w:sz="0" w:space="0" w:color="auto"/>
        <w:bottom w:val="none" w:sz="0" w:space="0" w:color="auto"/>
        <w:right w:val="none" w:sz="0" w:space="0" w:color="auto"/>
      </w:divBdr>
      <w:divsChild>
        <w:div w:id="836700197">
          <w:marLeft w:val="0"/>
          <w:marRight w:val="0"/>
          <w:marTop w:val="0"/>
          <w:marBottom w:val="0"/>
          <w:divBdr>
            <w:top w:val="none" w:sz="0" w:space="0" w:color="auto"/>
            <w:left w:val="none" w:sz="0" w:space="0" w:color="auto"/>
            <w:bottom w:val="none" w:sz="0" w:space="0" w:color="auto"/>
            <w:right w:val="none" w:sz="0" w:space="0" w:color="auto"/>
          </w:divBdr>
          <w:divsChild>
            <w:div w:id="346636477">
              <w:marLeft w:val="0"/>
              <w:marRight w:val="0"/>
              <w:marTop w:val="0"/>
              <w:marBottom w:val="0"/>
              <w:divBdr>
                <w:top w:val="none" w:sz="0" w:space="0" w:color="auto"/>
                <w:left w:val="none" w:sz="0" w:space="0" w:color="auto"/>
                <w:bottom w:val="none" w:sz="0" w:space="0" w:color="auto"/>
                <w:right w:val="none" w:sz="0" w:space="0" w:color="auto"/>
              </w:divBdr>
            </w:div>
            <w:div w:id="2091848626">
              <w:marLeft w:val="0"/>
              <w:marRight w:val="0"/>
              <w:marTop w:val="0"/>
              <w:marBottom w:val="0"/>
              <w:divBdr>
                <w:top w:val="none" w:sz="0" w:space="0" w:color="auto"/>
                <w:left w:val="none" w:sz="0" w:space="0" w:color="auto"/>
                <w:bottom w:val="none" w:sz="0" w:space="0" w:color="auto"/>
                <w:right w:val="none" w:sz="0" w:space="0" w:color="auto"/>
              </w:divBdr>
              <w:divsChild>
                <w:div w:id="15678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5739">
          <w:marLeft w:val="0"/>
          <w:marRight w:val="0"/>
          <w:marTop w:val="0"/>
          <w:marBottom w:val="0"/>
          <w:divBdr>
            <w:top w:val="none" w:sz="0" w:space="0" w:color="auto"/>
            <w:left w:val="none" w:sz="0" w:space="0" w:color="auto"/>
            <w:bottom w:val="none" w:sz="0" w:space="0" w:color="auto"/>
            <w:right w:val="none" w:sz="0" w:space="0" w:color="auto"/>
          </w:divBdr>
          <w:divsChild>
            <w:div w:id="84617264">
              <w:marLeft w:val="0"/>
              <w:marRight w:val="0"/>
              <w:marTop w:val="0"/>
              <w:marBottom w:val="0"/>
              <w:divBdr>
                <w:top w:val="none" w:sz="0" w:space="0" w:color="auto"/>
                <w:left w:val="none" w:sz="0" w:space="0" w:color="auto"/>
                <w:bottom w:val="none" w:sz="0" w:space="0" w:color="auto"/>
                <w:right w:val="none" w:sz="0" w:space="0" w:color="auto"/>
              </w:divBdr>
            </w:div>
            <w:div w:id="468859408">
              <w:marLeft w:val="0"/>
              <w:marRight w:val="0"/>
              <w:marTop w:val="0"/>
              <w:marBottom w:val="0"/>
              <w:divBdr>
                <w:top w:val="none" w:sz="0" w:space="0" w:color="auto"/>
                <w:left w:val="none" w:sz="0" w:space="0" w:color="auto"/>
                <w:bottom w:val="none" w:sz="0" w:space="0" w:color="auto"/>
                <w:right w:val="none" w:sz="0" w:space="0" w:color="auto"/>
              </w:divBdr>
              <w:divsChild>
                <w:div w:id="11983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4596">
      <w:bodyDiv w:val="1"/>
      <w:marLeft w:val="0"/>
      <w:marRight w:val="0"/>
      <w:marTop w:val="0"/>
      <w:marBottom w:val="0"/>
      <w:divBdr>
        <w:top w:val="none" w:sz="0" w:space="0" w:color="auto"/>
        <w:left w:val="none" w:sz="0" w:space="0" w:color="auto"/>
        <w:bottom w:val="none" w:sz="0" w:space="0" w:color="auto"/>
        <w:right w:val="none" w:sz="0" w:space="0" w:color="auto"/>
      </w:divBdr>
    </w:div>
    <w:div w:id="1342049594">
      <w:bodyDiv w:val="1"/>
      <w:marLeft w:val="0"/>
      <w:marRight w:val="0"/>
      <w:marTop w:val="0"/>
      <w:marBottom w:val="0"/>
      <w:divBdr>
        <w:top w:val="none" w:sz="0" w:space="0" w:color="auto"/>
        <w:left w:val="none" w:sz="0" w:space="0" w:color="auto"/>
        <w:bottom w:val="none" w:sz="0" w:space="0" w:color="auto"/>
        <w:right w:val="none" w:sz="0" w:space="0" w:color="auto"/>
      </w:divBdr>
    </w:div>
    <w:div w:id="1342925529">
      <w:bodyDiv w:val="1"/>
      <w:marLeft w:val="0"/>
      <w:marRight w:val="0"/>
      <w:marTop w:val="0"/>
      <w:marBottom w:val="0"/>
      <w:divBdr>
        <w:top w:val="none" w:sz="0" w:space="0" w:color="auto"/>
        <w:left w:val="none" w:sz="0" w:space="0" w:color="auto"/>
        <w:bottom w:val="none" w:sz="0" w:space="0" w:color="auto"/>
        <w:right w:val="none" w:sz="0" w:space="0" w:color="auto"/>
      </w:divBdr>
    </w:div>
    <w:div w:id="1418213002">
      <w:bodyDiv w:val="1"/>
      <w:marLeft w:val="0"/>
      <w:marRight w:val="0"/>
      <w:marTop w:val="0"/>
      <w:marBottom w:val="0"/>
      <w:divBdr>
        <w:top w:val="none" w:sz="0" w:space="0" w:color="auto"/>
        <w:left w:val="none" w:sz="0" w:space="0" w:color="auto"/>
        <w:bottom w:val="none" w:sz="0" w:space="0" w:color="auto"/>
        <w:right w:val="none" w:sz="0" w:space="0" w:color="auto"/>
      </w:divBdr>
    </w:div>
    <w:div w:id="1437018440">
      <w:bodyDiv w:val="1"/>
      <w:marLeft w:val="0"/>
      <w:marRight w:val="0"/>
      <w:marTop w:val="0"/>
      <w:marBottom w:val="0"/>
      <w:divBdr>
        <w:top w:val="none" w:sz="0" w:space="0" w:color="auto"/>
        <w:left w:val="none" w:sz="0" w:space="0" w:color="auto"/>
        <w:bottom w:val="none" w:sz="0" w:space="0" w:color="auto"/>
        <w:right w:val="none" w:sz="0" w:space="0" w:color="auto"/>
      </w:divBdr>
    </w:div>
    <w:div w:id="1527058930">
      <w:bodyDiv w:val="1"/>
      <w:marLeft w:val="0"/>
      <w:marRight w:val="0"/>
      <w:marTop w:val="0"/>
      <w:marBottom w:val="0"/>
      <w:divBdr>
        <w:top w:val="none" w:sz="0" w:space="0" w:color="auto"/>
        <w:left w:val="none" w:sz="0" w:space="0" w:color="auto"/>
        <w:bottom w:val="none" w:sz="0" w:space="0" w:color="auto"/>
        <w:right w:val="none" w:sz="0" w:space="0" w:color="auto"/>
      </w:divBdr>
    </w:div>
    <w:div w:id="1530803221">
      <w:bodyDiv w:val="1"/>
      <w:marLeft w:val="0"/>
      <w:marRight w:val="0"/>
      <w:marTop w:val="0"/>
      <w:marBottom w:val="0"/>
      <w:divBdr>
        <w:top w:val="none" w:sz="0" w:space="0" w:color="auto"/>
        <w:left w:val="none" w:sz="0" w:space="0" w:color="auto"/>
        <w:bottom w:val="none" w:sz="0" w:space="0" w:color="auto"/>
        <w:right w:val="none" w:sz="0" w:space="0" w:color="auto"/>
      </w:divBdr>
    </w:div>
    <w:div w:id="1541016038">
      <w:bodyDiv w:val="1"/>
      <w:marLeft w:val="0"/>
      <w:marRight w:val="0"/>
      <w:marTop w:val="0"/>
      <w:marBottom w:val="0"/>
      <w:divBdr>
        <w:top w:val="none" w:sz="0" w:space="0" w:color="auto"/>
        <w:left w:val="none" w:sz="0" w:space="0" w:color="auto"/>
        <w:bottom w:val="none" w:sz="0" w:space="0" w:color="auto"/>
        <w:right w:val="none" w:sz="0" w:space="0" w:color="auto"/>
      </w:divBdr>
    </w:div>
    <w:div w:id="1565800286">
      <w:bodyDiv w:val="1"/>
      <w:marLeft w:val="0"/>
      <w:marRight w:val="0"/>
      <w:marTop w:val="0"/>
      <w:marBottom w:val="0"/>
      <w:divBdr>
        <w:top w:val="none" w:sz="0" w:space="0" w:color="auto"/>
        <w:left w:val="none" w:sz="0" w:space="0" w:color="auto"/>
        <w:bottom w:val="none" w:sz="0" w:space="0" w:color="auto"/>
        <w:right w:val="none" w:sz="0" w:space="0" w:color="auto"/>
      </w:divBdr>
      <w:divsChild>
        <w:div w:id="1850413540">
          <w:marLeft w:val="0"/>
          <w:marRight w:val="0"/>
          <w:marTop w:val="0"/>
          <w:marBottom w:val="0"/>
          <w:divBdr>
            <w:top w:val="none" w:sz="0" w:space="0" w:color="auto"/>
            <w:left w:val="none" w:sz="0" w:space="0" w:color="auto"/>
            <w:bottom w:val="none" w:sz="0" w:space="0" w:color="auto"/>
            <w:right w:val="none" w:sz="0" w:space="0" w:color="auto"/>
          </w:divBdr>
          <w:divsChild>
            <w:div w:id="16143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356">
      <w:bodyDiv w:val="1"/>
      <w:marLeft w:val="0"/>
      <w:marRight w:val="0"/>
      <w:marTop w:val="0"/>
      <w:marBottom w:val="0"/>
      <w:divBdr>
        <w:top w:val="none" w:sz="0" w:space="0" w:color="auto"/>
        <w:left w:val="none" w:sz="0" w:space="0" w:color="auto"/>
        <w:bottom w:val="none" w:sz="0" w:space="0" w:color="auto"/>
        <w:right w:val="none" w:sz="0" w:space="0" w:color="auto"/>
      </w:divBdr>
    </w:div>
    <w:div w:id="1604218600">
      <w:bodyDiv w:val="1"/>
      <w:marLeft w:val="0"/>
      <w:marRight w:val="0"/>
      <w:marTop w:val="0"/>
      <w:marBottom w:val="0"/>
      <w:divBdr>
        <w:top w:val="none" w:sz="0" w:space="0" w:color="auto"/>
        <w:left w:val="none" w:sz="0" w:space="0" w:color="auto"/>
        <w:bottom w:val="none" w:sz="0" w:space="0" w:color="auto"/>
        <w:right w:val="none" w:sz="0" w:space="0" w:color="auto"/>
      </w:divBdr>
    </w:div>
    <w:div w:id="1619993016">
      <w:bodyDiv w:val="1"/>
      <w:marLeft w:val="0"/>
      <w:marRight w:val="0"/>
      <w:marTop w:val="0"/>
      <w:marBottom w:val="0"/>
      <w:divBdr>
        <w:top w:val="none" w:sz="0" w:space="0" w:color="auto"/>
        <w:left w:val="none" w:sz="0" w:space="0" w:color="auto"/>
        <w:bottom w:val="none" w:sz="0" w:space="0" w:color="auto"/>
        <w:right w:val="none" w:sz="0" w:space="0" w:color="auto"/>
      </w:divBdr>
      <w:divsChild>
        <w:div w:id="44841390">
          <w:marLeft w:val="0"/>
          <w:marRight w:val="0"/>
          <w:marTop w:val="0"/>
          <w:marBottom w:val="0"/>
          <w:divBdr>
            <w:top w:val="none" w:sz="0" w:space="0" w:color="auto"/>
            <w:left w:val="none" w:sz="0" w:space="0" w:color="auto"/>
            <w:bottom w:val="none" w:sz="0" w:space="0" w:color="auto"/>
            <w:right w:val="none" w:sz="0" w:space="0" w:color="auto"/>
          </w:divBdr>
          <w:divsChild>
            <w:div w:id="1962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7447">
      <w:bodyDiv w:val="1"/>
      <w:marLeft w:val="0"/>
      <w:marRight w:val="0"/>
      <w:marTop w:val="0"/>
      <w:marBottom w:val="0"/>
      <w:divBdr>
        <w:top w:val="none" w:sz="0" w:space="0" w:color="auto"/>
        <w:left w:val="none" w:sz="0" w:space="0" w:color="auto"/>
        <w:bottom w:val="none" w:sz="0" w:space="0" w:color="auto"/>
        <w:right w:val="none" w:sz="0" w:space="0" w:color="auto"/>
      </w:divBdr>
    </w:div>
    <w:div w:id="1641836409">
      <w:bodyDiv w:val="1"/>
      <w:marLeft w:val="0"/>
      <w:marRight w:val="0"/>
      <w:marTop w:val="0"/>
      <w:marBottom w:val="0"/>
      <w:divBdr>
        <w:top w:val="none" w:sz="0" w:space="0" w:color="auto"/>
        <w:left w:val="none" w:sz="0" w:space="0" w:color="auto"/>
        <w:bottom w:val="none" w:sz="0" w:space="0" w:color="auto"/>
        <w:right w:val="none" w:sz="0" w:space="0" w:color="auto"/>
      </w:divBdr>
    </w:div>
    <w:div w:id="1662809470">
      <w:bodyDiv w:val="1"/>
      <w:marLeft w:val="0"/>
      <w:marRight w:val="0"/>
      <w:marTop w:val="0"/>
      <w:marBottom w:val="0"/>
      <w:divBdr>
        <w:top w:val="none" w:sz="0" w:space="0" w:color="auto"/>
        <w:left w:val="none" w:sz="0" w:space="0" w:color="auto"/>
        <w:bottom w:val="none" w:sz="0" w:space="0" w:color="auto"/>
        <w:right w:val="none" w:sz="0" w:space="0" w:color="auto"/>
      </w:divBdr>
    </w:div>
    <w:div w:id="1678918712">
      <w:bodyDiv w:val="1"/>
      <w:marLeft w:val="0"/>
      <w:marRight w:val="0"/>
      <w:marTop w:val="0"/>
      <w:marBottom w:val="0"/>
      <w:divBdr>
        <w:top w:val="none" w:sz="0" w:space="0" w:color="auto"/>
        <w:left w:val="none" w:sz="0" w:space="0" w:color="auto"/>
        <w:bottom w:val="none" w:sz="0" w:space="0" w:color="auto"/>
        <w:right w:val="none" w:sz="0" w:space="0" w:color="auto"/>
      </w:divBdr>
    </w:div>
    <w:div w:id="1684240612">
      <w:bodyDiv w:val="1"/>
      <w:marLeft w:val="0"/>
      <w:marRight w:val="0"/>
      <w:marTop w:val="0"/>
      <w:marBottom w:val="0"/>
      <w:divBdr>
        <w:top w:val="none" w:sz="0" w:space="0" w:color="auto"/>
        <w:left w:val="none" w:sz="0" w:space="0" w:color="auto"/>
        <w:bottom w:val="none" w:sz="0" w:space="0" w:color="auto"/>
        <w:right w:val="none" w:sz="0" w:space="0" w:color="auto"/>
      </w:divBdr>
    </w:div>
    <w:div w:id="1693874842">
      <w:bodyDiv w:val="1"/>
      <w:marLeft w:val="0"/>
      <w:marRight w:val="0"/>
      <w:marTop w:val="0"/>
      <w:marBottom w:val="0"/>
      <w:divBdr>
        <w:top w:val="none" w:sz="0" w:space="0" w:color="auto"/>
        <w:left w:val="none" w:sz="0" w:space="0" w:color="auto"/>
        <w:bottom w:val="none" w:sz="0" w:space="0" w:color="auto"/>
        <w:right w:val="none" w:sz="0" w:space="0" w:color="auto"/>
      </w:divBdr>
    </w:div>
    <w:div w:id="1711802924">
      <w:bodyDiv w:val="1"/>
      <w:marLeft w:val="0"/>
      <w:marRight w:val="0"/>
      <w:marTop w:val="0"/>
      <w:marBottom w:val="0"/>
      <w:divBdr>
        <w:top w:val="none" w:sz="0" w:space="0" w:color="auto"/>
        <w:left w:val="none" w:sz="0" w:space="0" w:color="auto"/>
        <w:bottom w:val="none" w:sz="0" w:space="0" w:color="auto"/>
        <w:right w:val="none" w:sz="0" w:space="0" w:color="auto"/>
      </w:divBdr>
    </w:div>
    <w:div w:id="1804539341">
      <w:bodyDiv w:val="1"/>
      <w:marLeft w:val="0"/>
      <w:marRight w:val="0"/>
      <w:marTop w:val="0"/>
      <w:marBottom w:val="0"/>
      <w:divBdr>
        <w:top w:val="none" w:sz="0" w:space="0" w:color="auto"/>
        <w:left w:val="none" w:sz="0" w:space="0" w:color="auto"/>
        <w:bottom w:val="none" w:sz="0" w:space="0" w:color="auto"/>
        <w:right w:val="none" w:sz="0" w:space="0" w:color="auto"/>
      </w:divBdr>
    </w:div>
    <w:div w:id="1832452171">
      <w:bodyDiv w:val="1"/>
      <w:marLeft w:val="0"/>
      <w:marRight w:val="0"/>
      <w:marTop w:val="0"/>
      <w:marBottom w:val="0"/>
      <w:divBdr>
        <w:top w:val="none" w:sz="0" w:space="0" w:color="auto"/>
        <w:left w:val="none" w:sz="0" w:space="0" w:color="auto"/>
        <w:bottom w:val="none" w:sz="0" w:space="0" w:color="auto"/>
        <w:right w:val="none" w:sz="0" w:space="0" w:color="auto"/>
      </w:divBdr>
    </w:div>
    <w:div w:id="1841768764">
      <w:bodyDiv w:val="1"/>
      <w:marLeft w:val="0"/>
      <w:marRight w:val="0"/>
      <w:marTop w:val="0"/>
      <w:marBottom w:val="0"/>
      <w:divBdr>
        <w:top w:val="none" w:sz="0" w:space="0" w:color="auto"/>
        <w:left w:val="none" w:sz="0" w:space="0" w:color="auto"/>
        <w:bottom w:val="none" w:sz="0" w:space="0" w:color="auto"/>
        <w:right w:val="none" w:sz="0" w:space="0" w:color="auto"/>
      </w:divBdr>
    </w:div>
    <w:div w:id="1892187285">
      <w:bodyDiv w:val="1"/>
      <w:marLeft w:val="0"/>
      <w:marRight w:val="0"/>
      <w:marTop w:val="0"/>
      <w:marBottom w:val="0"/>
      <w:divBdr>
        <w:top w:val="none" w:sz="0" w:space="0" w:color="auto"/>
        <w:left w:val="none" w:sz="0" w:space="0" w:color="auto"/>
        <w:bottom w:val="none" w:sz="0" w:space="0" w:color="auto"/>
        <w:right w:val="none" w:sz="0" w:space="0" w:color="auto"/>
      </w:divBdr>
    </w:div>
    <w:div w:id="1953781698">
      <w:bodyDiv w:val="1"/>
      <w:marLeft w:val="0"/>
      <w:marRight w:val="0"/>
      <w:marTop w:val="0"/>
      <w:marBottom w:val="0"/>
      <w:divBdr>
        <w:top w:val="none" w:sz="0" w:space="0" w:color="auto"/>
        <w:left w:val="none" w:sz="0" w:space="0" w:color="auto"/>
        <w:bottom w:val="none" w:sz="0" w:space="0" w:color="auto"/>
        <w:right w:val="none" w:sz="0" w:space="0" w:color="auto"/>
      </w:divBdr>
    </w:div>
    <w:div w:id="1960531535">
      <w:bodyDiv w:val="1"/>
      <w:marLeft w:val="0"/>
      <w:marRight w:val="0"/>
      <w:marTop w:val="0"/>
      <w:marBottom w:val="0"/>
      <w:divBdr>
        <w:top w:val="none" w:sz="0" w:space="0" w:color="auto"/>
        <w:left w:val="none" w:sz="0" w:space="0" w:color="auto"/>
        <w:bottom w:val="none" w:sz="0" w:space="0" w:color="auto"/>
        <w:right w:val="none" w:sz="0" w:space="0" w:color="auto"/>
      </w:divBdr>
    </w:div>
    <w:div w:id="1964338165">
      <w:bodyDiv w:val="1"/>
      <w:marLeft w:val="0"/>
      <w:marRight w:val="0"/>
      <w:marTop w:val="0"/>
      <w:marBottom w:val="0"/>
      <w:divBdr>
        <w:top w:val="none" w:sz="0" w:space="0" w:color="auto"/>
        <w:left w:val="none" w:sz="0" w:space="0" w:color="auto"/>
        <w:bottom w:val="none" w:sz="0" w:space="0" w:color="auto"/>
        <w:right w:val="none" w:sz="0" w:space="0" w:color="auto"/>
      </w:divBdr>
      <w:divsChild>
        <w:div w:id="2096318836">
          <w:marLeft w:val="0"/>
          <w:marRight w:val="0"/>
          <w:marTop w:val="0"/>
          <w:marBottom w:val="0"/>
          <w:divBdr>
            <w:top w:val="none" w:sz="0" w:space="0" w:color="auto"/>
            <w:left w:val="none" w:sz="0" w:space="0" w:color="auto"/>
            <w:bottom w:val="none" w:sz="0" w:space="0" w:color="auto"/>
            <w:right w:val="none" w:sz="0" w:space="0" w:color="auto"/>
          </w:divBdr>
          <w:divsChild>
            <w:div w:id="226183277">
              <w:marLeft w:val="0"/>
              <w:marRight w:val="0"/>
              <w:marTop w:val="0"/>
              <w:marBottom w:val="0"/>
              <w:divBdr>
                <w:top w:val="none" w:sz="0" w:space="0" w:color="auto"/>
                <w:left w:val="none" w:sz="0" w:space="0" w:color="auto"/>
                <w:bottom w:val="none" w:sz="0" w:space="0" w:color="auto"/>
                <w:right w:val="none" w:sz="0" w:space="0" w:color="auto"/>
              </w:divBdr>
            </w:div>
            <w:div w:id="474568187">
              <w:marLeft w:val="0"/>
              <w:marRight w:val="0"/>
              <w:marTop w:val="0"/>
              <w:marBottom w:val="0"/>
              <w:divBdr>
                <w:top w:val="none" w:sz="0" w:space="0" w:color="auto"/>
                <w:left w:val="none" w:sz="0" w:space="0" w:color="auto"/>
                <w:bottom w:val="none" w:sz="0" w:space="0" w:color="auto"/>
                <w:right w:val="none" w:sz="0" w:space="0" w:color="auto"/>
              </w:divBdr>
            </w:div>
            <w:div w:id="483206173">
              <w:marLeft w:val="0"/>
              <w:marRight w:val="0"/>
              <w:marTop w:val="0"/>
              <w:marBottom w:val="0"/>
              <w:divBdr>
                <w:top w:val="none" w:sz="0" w:space="0" w:color="auto"/>
                <w:left w:val="none" w:sz="0" w:space="0" w:color="auto"/>
                <w:bottom w:val="none" w:sz="0" w:space="0" w:color="auto"/>
                <w:right w:val="none" w:sz="0" w:space="0" w:color="auto"/>
              </w:divBdr>
            </w:div>
            <w:div w:id="529563336">
              <w:marLeft w:val="0"/>
              <w:marRight w:val="0"/>
              <w:marTop w:val="0"/>
              <w:marBottom w:val="0"/>
              <w:divBdr>
                <w:top w:val="none" w:sz="0" w:space="0" w:color="auto"/>
                <w:left w:val="none" w:sz="0" w:space="0" w:color="auto"/>
                <w:bottom w:val="none" w:sz="0" w:space="0" w:color="auto"/>
                <w:right w:val="none" w:sz="0" w:space="0" w:color="auto"/>
              </w:divBdr>
            </w:div>
            <w:div w:id="648559018">
              <w:marLeft w:val="0"/>
              <w:marRight w:val="0"/>
              <w:marTop w:val="0"/>
              <w:marBottom w:val="0"/>
              <w:divBdr>
                <w:top w:val="none" w:sz="0" w:space="0" w:color="auto"/>
                <w:left w:val="none" w:sz="0" w:space="0" w:color="auto"/>
                <w:bottom w:val="none" w:sz="0" w:space="0" w:color="auto"/>
                <w:right w:val="none" w:sz="0" w:space="0" w:color="auto"/>
              </w:divBdr>
            </w:div>
            <w:div w:id="768232718">
              <w:marLeft w:val="0"/>
              <w:marRight w:val="0"/>
              <w:marTop w:val="0"/>
              <w:marBottom w:val="0"/>
              <w:divBdr>
                <w:top w:val="none" w:sz="0" w:space="0" w:color="auto"/>
                <w:left w:val="none" w:sz="0" w:space="0" w:color="auto"/>
                <w:bottom w:val="none" w:sz="0" w:space="0" w:color="auto"/>
                <w:right w:val="none" w:sz="0" w:space="0" w:color="auto"/>
              </w:divBdr>
            </w:div>
            <w:div w:id="1010446454">
              <w:marLeft w:val="0"/>
              <w:marRight w:val="0"/>
              <w:marTop w:val="0"/>
              <w:marBottom w:val="0"/>
              <w:divBdr>
                <w:top w:val="none" w:sz="0" w:space="0" w:color="auto"/>
                <w:left w:val="none" w:sz="0" w:space="0" w:color="auto"/>
                <w:bottom w:val="none" w:sz="0" w:space="0" w:color="auto"/>
                <w:right w:val="none" w:sz="0" w:space="0" w:color="auto"/>
              </w:divBdr>
            </w:div>
            <w:div w:id="1025719047">
              <w:marLeft w:val="0"/>
              <w:marRight w:val="0"/>
              <w:marTop w:val="0"/>
              <w:marBottom w:val="0"/>
              <w:divBdr>
                <w:top w:val="none" w:sz="0" w:space="0" w:color="auto"/>
                <w:left w:val="none" w:sz="0" w:space="0" w:color="auto"/>
                <w:bottom w:val="none" w:sz="0" w:space="0" w:color="auto"/>
                <w:right w:val="none" w:sz="0" w:space="0" w:color="auto"/>
              </w:divBdr>
            </w:div>
            <w:div w:id="1331522001">
              <w:marLeft w:val="0"/>
              <w:marRight w:val="0"/>
              <w:marTop w:val="0"/>
              <w:marBottom w:val="0"/>
              <w:divBdr>
                <w:top w:val="none" w:sz="0" w:space="0" w:color="auto"/>
                <w:left w:val="none" w:sz="0" w:space="0" w:color="auto"/>
                <w:bottom w:val="none" w:sz="0" w:space="0" w:color="auto"/>
                <w:right w:val="none" w:sz="0" w:space="0" w:color="auto"/>
              </w:divBdr>
            </w:div>
            <w:div w:id="1852794294">
              <w:marLeft w:val="0"/>
              <w:marRight w:val="0"/>
              <w:marTop w:val="0"/>
              <w:marBottom w:val="0"/>
              <w:divBdr>
                <w:top w:val="none" w:sz="0" w:space="0" w:color="auto"/>
                <w:left w:val="none" w:sz="0" w:space="0" w:color="auto"/>
                <w:bottom w:val="none" w:sz="0" w:space="0" w:color="auto"/>
                <w:right w:val="none" w:sz="0" w:space="0" w:color="auto"/>
              </w:divBdr>
            </w:div>
            <w:div w:id="20384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6875">
      <w:bodyDiv w:val="1"/>
      <w:marLeft w:val="0"/>
      <w:marRight w:val="0"/>
      <w:marTop w:val="0"/>
      <w:marBottom w:val="0"/>
      <w:divBdr>
        <w:top w:val="none" w:sz="0" w:space="0" w:color="auto"/>
        <w:left w:val="none" w:sz="0" w:space="0" w:color="auto"/>
        <w:bottom w:val="none" w:sz="0" w:space="0" w:color="auto"/>
        <w:right w:val="none" w:sz="0" w:space="0" w:color="auto"/>
      </w:divBdr>
    </w:div>
    <w:div w:id="2056078227">
      <w:bodyDiv w:val="1"/>
      <w:marLeft w:val="0"/>
      <w:marRight w:val="0"/>
      <w:marTop w:val="0"/>
      <w:marBottom w:val="0"/>
      <w:divBdr>
        <w:top w:val="none" w:sz="0" w:space="0" w:color="auto"/>
        <w:left w:val="none" w:sz="0" w:space="0" w:color="auto"/>
        <w:bottom w:val="none" w:sz="0" w:space="0" w:color="auto"/>
        <w:right w:val="none" w:sz="0" w:space="0" w:color="auto"/>
      </w:divBdr>
    </w:div>
    <w:div w:id="2057001045">
      <w:bodyDiv w:val="1"/>
      <w:marLeft w:val="0"/>
      <w:marRight w:val="0"/>
      <w:marTop w:val="0"/>
      <w:marBottom w:val="0"/>
      <w:divBdr>
        <w:top w:val="none" w:sz="0" w:space="0" w:color="auto"/>
        <w:left w:val="none" w:sz="0" w:space="0" w:color="auto"/>
        <w:bottom w:val="none" w:sz="0" w:space="0" w:color="auto"/>
        <w:right w:val="none" w:sz="0" w:space="0" w:color="auto"/>
      </w:divBdr>
    </w:div>
    <w:div w:id="2069038318">
      <w:bodyDiv w:val="1"/>
      <w:marLeft w:val="0"/>
      <w:marRight w:val="0"/>
      <w:marTop w:val="0"/>
      <w:marBottom w:val="0"/>
      <w:divBdr>
        <w:top w:val="none" w:sz="0" w:space="0" w:color="auto"/>
        <w:left w:val="none" w:sz="0" w:space="0" w:color="auto"/>
        <w:bottom w:val="none" w:sz="0" w:space="0" w:color="auto"/>
        <w:right w:val="none" w:sz="0" w:space="0" w:color="auto"/>
      </w:divBdr>
      <w:divsChild>
        <w:div w:id="802848717">
          <w:marLeft w:val="-720"/>
          <w:marRight w:val="0"/>
          <w:marTop w:val="0"/>
          <w:marBottom w:val="0"/>
          <w:divBdr>
            <w:top w:val="none" w:sz="0" w:space="0" w:color="auto"/>
            <w:left w:val="none" w:sz="0" w:space="0" w:color="auto"/>
            <w:bottom w:val="none" w:sz="0" w:space="0" w:color="auto"/>
            <w:right w:val="none" w:sz="0" w:space="0" w:color="auto"/>
          </w:divBdr>
        </w:div>
      </w:divsChild>
    </w:div>
    <w:div w:id="2074616513">
      <w:bodyDiv w:val="1"/>
      <w:marLeft w:val="0"/>
      <w:marRight w:val="0"/>
      <w:marTop w:val="0"/>
      <w:marBottom w:val="0"/>
      <w:divBdr>
        <w:top w:val="none" w:sz="0" w:space="0" w:color="auto"/>
        <w:left w:val="none" w:sz="0" w:space="0" w:color="auto"/>
        <w:bottom w:val="none" w:sz="0" w:space="0" w:color="auto"/>
        <w:right w:val="none" w:sz="0" w:space="0" w:color="auto"/>
      </w:divBdr>
    </w:div>
    <w:div w:id="2093893076">
      <w:bodyDiv w:val="1"/>
      <w:marLeft w:val="0"/>
      <w:marRight w:val="0"/>
      <w:marTop w:val="0"/>
      <w:marBottom w:val="0"/>
      <w:divBdr>
        <w:top w:val="none" w:sz="0" w:space="0" w:color="auto"/>
        <w:left w:val="none" w:sz="0" w:space="0" w:color="auto"/>
        <w:bottom w:val="none" w:sz="0" w:space="0" w:color="auto"/>
        <w:right w:val="none" w:sz="0" w:space="0" w:color="auto"/>
      </w:divBdr>
      <w:divsChild>
        <w:div w:id="135144127">
          <w:marLeft w:val="-720"/>
          <w:marRight w:val="0"/>
          <w:marTop w:val="0"/>
          <w:marBottom w:val="0"/>
          <w:divBdr>
            <w:top w:val="none" w:sz="0" w:space="0" w:color="auto"/>
            <w:left w:val="none" w:sz="0" w:space="0" w:color="auto"/>
            <w:bottom w:val="none" w:sz="0" w:space="0" w:color="auto"/>
            <w:right w:val="none" w:sz="0" w:space="0" w:color="auto"/>
          </w:divBdr>
        </w:div>
      </w:divsChild>
    </w:div>
    <w:div w:id="211389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malcolm.fyi/docs/malcolm-config.html#DiskUsage"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python.org/ftp/python/3.12.6/Python-3.12.6.tgz"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ingerbank.org/" TargetMode="External"/><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112B812B6A9A44C940B295BF7B3CDC4" ma:contentTypeVersion="14" ma:contentTypeDescription="Crear nuevo documento." ma:contentTypeScope="" ma:versionID="423cecc466a6ce95c21648087084ad9c">
  <xsd:schema xmlns:xsd="http://www.w3.org/2001/XMLSchema" xmlns:xs="http://www.w3.org/2001/XMLSchema" xmlns:p="http://schemas.microsoft.com/office/2006/metadata/properties" xmlns:ns2="ed750ccc-8f95-489c-bf4b-5a1a9f729e50" xmlns:ns3="5c211951-23ce-4441-9e48-e48ad672dfb6" targetNamespace="http://schemas.microsoft.com/office/2006/metadata/properties" ma:root="true" ma:fieldsID="43a7c049ec025223c1158a16f7bf43f1" ns2:_="" ns3:_="">
    <xsd:import namespace="ed750ccc-8f95-489c-bf4b-5a1a9f729e50"/>
    <xsd:import namespace="5c211951-23ce-4441-9e48-e48ad672dfb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750ccc-8f95-489c-bf4b-5a1a9f729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3794f1ab-b67c-485c-9ef0-0056933c288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c211951-23ce-4441-9e48-e48ad672dfb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e9017008-9132-4d1b-abec-0cbed697d636}" ma:internalName="TaxCatchAll" ma:showField="CatchAllData" ma:web="5c211951-23ce-4441-9e48-e48ad672df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c211951-23ce-4441-9e48-e48ad672dfb6" xsi:nil="true"/>
    <lcf76f155ced4ddcb4097134ff3c332f xmlns="ed750ccc-8f95-489c-bf4b-5a1a9f729e5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B27F86-E33B-4A2A-8A87-7A32DBEA16EE}">
  <ds:schemaRefs>
    <ds:schemaRef ds:uri="http://schemas.microsoft.com/sharepoint/v3/contenttype/forms"/>
  </ds:schemaRefs>
</ds:datastoreItem>
</file>

<file path=customXml/itemProps2.xml><?xml version="1.0" encoding="utf-8"?>
<ds:datastoreItem xmlns:ds="http://schemas.openxmlformats.org/officeDocument/2006/customXml" ds:itemID="{E92E1429-C081-468A-B80A-A5B11FB80FBE}">
  <ds:schemaRefs>
    <ds:schemaRef ds:uri="http://schemas.openxmlformats.org/officeDocument/2006/bibliography"/>
  </ds:schemaRefs>
</ds:datastoreItem>
</file>

<file path=customXml/itemProps3.xml><?xml version="1.0" encoding="utf-8"?>
<ds:datastoreItem xmlns:ds="http://schemas.openxmlformats.org/officeDocument/2006/customXml" ds:itemID="{B2069E88-609B-4C66-BAF0-5BB97718E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750ccc-8f95-489c-bf4b-5a1a9f729e50"/>
    <ds:schemaRef ds:uri="5c211951-23ce-4441-9e48-e48ad672d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05F589-787F-4604-985A-5D29A7DE134C}">
  <ds:schemaRefs>
    <ds:schemaRef ds:uri="http://schemas.microsoft.com/office/2006/metadata/properties"/>
    <ds:schemaRef ds:uri="http://schemas.microsoft.com/office/infopath/2007/PartnerControls"/>
    <ds:schemaRef ds:uri="5c211951-23ce-4441-9e48-e48ad672dfb6"/>
    <ds:schemaRef ds:uri="ed750ccc-8f95-489c-bf4b-5a1a9f729e50"/>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9</Pages>
  <Words>1312</Words>
  <Characters>7217</Characters>
  <Application>Microsoft Office Word</Application>
  <DocSecurity>0</DocSecurity>
  <Lines>60</Lines>
  <Paragraphs>17</Paragraphs>
  <ScaleCrop>false</ScaleCrop>
  <Company/>
  <LinksUpToDate>false</LinksUpToDate>
  <CharactersWithSpaces>8512</CharactersWithSpaces>
  <SharedDoc>false</SharedDoc>
  <HLinks>
    <vt:vector size="54" baseType="variant">
      <vt:variant>
        <vt:i4>3539069</vt:i4>
      </vt:variant>
      <vt:variant>
        <vt:i4>48</vt:i4>
      </vt:variant>
      <vt:variant>
        <vt:i4>0</vt:i4>
      </vt:variant>
      <vt:variant>
        <vt:i4>5</vt:i4>
      </vt:variant>
      <vt:variant>
        <vt:lpwstr>https://www.fingerbank.org/</vt:lpwstr>
      </vt:variant>
      <vt:variant>
        <vt:lpwstr/>
      </vt:variant>
      <vt:variant>
        <vt:i4>2424933</vt:i4>
      </vt:variant>
      <vt:variant>
        <vt:i4>45</vt:i4>
      </vt:variant>
      <vt:variant>
        <vt:i4>0</vt:i4>
      </vt:variant>
      <vt:variant>
        <vt:i4>5</vt:i4>
      </vt:variant>
      <vt:variant>
        <vt:lpwstr>https://www.python.org/ftp/python/3.12.6/Python-3.12.6.tgz</vt:lpwstr>
      </vt:variant>
      <vt:variant>
        <vt:lpwstr/>
      </vt:variant>
      <vt:variant>
        <vt:i4>2031665</vt:i4>
      </vt:variant>
      <vt:variant>
        <vt:i4>38</vt:i4>
      </vt:variant>
      <vt:variant>
        <vt:i4>0</vt:i4>
      </vt:variant>
      <vt:variant>
        <vt:i4>5</vt:i4>
      </vt:variant>
      <vt:variant>
        <vt:lpwstr/>
      </vt:variant>
      <vt:variant>
        <vt:lpwstr>_Toc179800976</vt:lpwstr>
      </vt:variant>
      <vt:variant>
        <vt:i4>2031665</vt:i4>
      </vt:variant>
      <vt:variant>
        <vt:i4>32</vt:i4>
      </vt:variant>
      <vt:variant>
        <vt:i4>0</vt:i4>
      </vt:variant>
      <vt:variant>
        <vt:i4>5</vt:i4>
      </vt:variant>
      <vt:variant>
        <vt:lpwstr/>
      </vt:variant>
      <vt:variant>
        <vt:lpwstr>_Toc179800975</vt:lpwstr>
      </vt:variant>
      <vt:variant>
        <vt:i4>2031665</vt:i4>
      </vt:variant>
      <vt:variant>
        <vt:i4>26</vt:i4>
      </vt:variant>
      <vt:variant>
        <vt:i4>0</vt:i4>
      </vt:variant>
      <vt:variant>
        <vt:i4>5</vt:i4>
      </vt:variant>
      <vt:variant>
        <vt:lpwstr/>
      </vt:variant>
      <vt:variant>
        <vt:lpwstr>_Toc179800974</vt:lpwstr>
      </vt:variant>
      <vt:variant>
        <vt:i4>2031665</vt:i4>
      </vt:variant>
      <vt:variant>
        <vt:i4>20</vt:i4>
      </vt:variant>
      <vt:variant>
        <vt:i4>0</vt:i4>
      </vt:variant>
      <vt:variant>
        <vt:i4>5</vt:i4>
      </vt:variant>
      <vt:variant>
        <vt:lpwstr/>
      </vt:variant>
      <vt:variant>
        <vt:lpwstr>_Toc179800973</vt:lpwstr>
      </vt:variant>
      <vt:variant>
        <vt:i4>2031665</vt:i4>
      </vt:variant>
      <vt:variant>
        <vt:i4>14</vt:i4>
      </vt:variant>
      <vt:variant>
        <vt:i4>0</vt:i4>
      </vt:variant>
      <vt:variant>
        <vt:i4>5</vt:i4>
      </vt:variant>
      <vt:variant>
        <vt:lpwstr/>
      </vt:variant>
      <vt:variant>
        <vt:lpwstr>_Toc179800972</vt:lpwstr>
      </vt:variant>
      <vt:variant>
        <vt:i4>2031665</vt:i4>
      </vt:variant>
      <vt:variant>
        <vt:i4>8</vt:i4>
      </vt:variant>
      <vt:variant>
        <vt:i4>0</vt:i4>
      </vt:variant>
      <vt:variant>
        <vt:i4>5</vt:i4>
      </vt:variant>
      <vt:variant>
        <vt:lpwstr/>
      </vt:variant>
      <vt:variant>
        <vt:lpwstr>_Toc179800971</vt:lpwstr>
      </vt:variant>
      <vt:variant>
        <vt:i4>2031665</vt:i4>
      </vt:variant>
      <vt:variant>
        <vt:i4>2</vt:i4>
      </vt:variant>
      <vt:variant>
        <vt:i4>0</vt:i4>
      </vt:variant>
      <vt:variant>
        <vt:i4>5</vt:i4>
      </vt:variant>
      <vt:variant>
        <vt:lpwstr/>
      </vt:variant>
      <vt:variant>
        <vt:lpwstr>_Toc179800970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Candilejo Egea</dc:creator>
  <cp:keywords/>
  <dc:description/>
  <cp:lastModifiedBy>José Manuel Candilejo Egea</cp:lastModifiedBy>
  <cp:revision>152</cp:revision>
  <cp:lastPrinted>2024-09-04T20:39:00Z</cp:lastPrinted>
  <dcterms:created xsi:type="dcterms:W3CDTF">2024-10-02T18:56:00Z</dcterms:created>
  <dcterms:modified xsi:type="dcterms:W3CDTF">2024-10-14T11:30:00Z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ProgID">
    <vt:lpwstr/>
  </property>
  <property fmtid="{D5CDD505-2E9C-101B-9397-08002B2CF9AE}" pid="3" name="MediaServiceImageTags">
    <vt:lpwstr/>
  </property>
  <property fmtid="{D5CDD505-2E9C-101B-9397-08002B2CF9AE}" pid="4" name="ContentTypeId">
    <vt:lpwstr>0x0101003112B812B6A9A44C940B295BF7B3CDC4</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